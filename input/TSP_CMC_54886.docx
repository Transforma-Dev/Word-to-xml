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39740" cy="3344545"/>
                <wp:effectExtent l="0" t="0" r="5715" b="0"/>
                <wp:docPr id="1" name="Shape1"/>
                <a:graphic xmlns:a="http://schemas.openxmlformats.org/drawingml/2006/main">
                  <a:graphicData uri="http://schemas.microsoft.com/office/word/2010/wordprocessingShape">
                    <wps:wsp>
                      <wps:cNvSpPr/>
                      <wps:spPr>
                        <a:xfrm>
                          <a:off x="0" y="0"/>
                          <a:ext cx="5538960" cy="334404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35pt;width:436.1pt;height:263.25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616616147"/>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5" t="9956" r="50807" b="9396"/>
                    <a:stretch>
                      <a:fillRect/>
                    </a:stretch>
                  </pic:blipFill>
                  <pic:spPr bwMode="auto">
                    <a:xfrm>
                      <a:off x="0" y="0"/>
                      <a:ext cx="5481320" cy="2597150"/>
                    </a:xfrm>
                    <a:prstGeom prst="rect">
                      <a:avLst/>
                    </a:prstGeom>
                  </pic:spPr>
                </pic:pic>
              </a:graphicData>
            </a:graphic>
          </wp:inline>
        </w:drawing>
      </w:r>
    </w:p>
    <w:p>
      <w:pPr>
        <w:pStyle w:val="Normal"/>
        <w:widowControl w:val="false"/>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highlight w:val="yellow"/>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0"/>
        <w:gridCol w:w="699"/>
      </w:tblGrid>
      <w:tr>
        <w:trPr/>
        <w:tc>
          <w:tcPr>
            <w:tcW w:w="7940"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699" w:type="dxa"/>
            <w:tcBorders>
              <w:top w:val="nil"/>
              <w:left w:val="nil"/>
              <w:bottom w:val="nil"/>
              <w:right w:val="nil"/>
            </w:tcBorders>
          </w:tcPr>
          <w:p>
            <w:pPr>
              <w:pStyle w:val="Normal"/>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0"/>
        <w:gridCol w:w="699"/>
      </w:tblGrid>
      <w:tr>
        <w:trPr/>
        <w:tc>
          <w:tcPr>
            <w:tcW w:w="7940" w:type="dxa"/>
            <w:tcBorders/>
            <w:shd w:color="auto" w:fill="auto" w:val="clear"/>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699"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40"/>
        <w:gridCol w:w="699"/>
      </w:tblGrid>
      <w:tr>
        <w:trPr/>
        <w:tc>
          <w:tcPr>
            <w:tcW w:w="7940"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699" w:type="dxa"/>
            <w:tcBorders>
              <w:top w:val="nil"/>
              <w:left w:val="nil"/>
              <w:bottom w:val="nil"/>
              <w:right w:val="nil"/>
            </w:tcBorders>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40"/>
        <w:gridCol w:w="699"/>
      </w:tblGrid>
      <w:tr>
        <w:trPr/>
        <w:tc>
          <w:tcPr>
            <w:tcW w:w="7940" w:type="dxa"/>
            <w:tcBorders/>
            <w:shd w:color="auto" w:fill="auto" w:val="clear"/>
          </w:tcPr>
          <w:p>
            <w:pPr>
              <w:pStyle w:val="Normal"/>
              <w:widowControl w:val="false"/>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699"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4"/>
        <w:gridCol w:w="849"/>
        <w:gridCol w:w="845"/>
        <w:gridCol w:w="845"/>
        <w:gridCol w:w="848"/>
        <w:gridCol w:w="844"/>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6"/>
        <w:gridCol w:w="994"/>
        <w:gridCol w:w="990"/>
        <w:gridCol w:w="994"/>
        <w:gridCol w:w="994"/>
        <w:gridCol w:w="990"/>
        <w:gridCol w:w="992"/>
        <w:gridCol w:w="996"/>
        <w:gridCol w:w="989"/>
      </w:tblGrid>
      <w:tr>
        <w:trPr/>
        <w:tc>
          <w:tcPr>
            <w:tcW w:w="1416"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2"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6"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89"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6"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89"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del w:id="2" w:author="Unknown Author" w:date="2024-10-04T17:55:21Z"/>
        </w:rPr>
      </w:pPr>
      <w:del w:id="0" w:author="Unknown Author" w:date="2024-10-04T17:55:21Z">
        <w:r>
          <w:rPr>
            <w:bCs/>
            <w:color w:val="000000" w:themeColor="text1"/>
            <w:sz w:val="20"/>
          </w:rPr>
          <w:delText xml:space="preserve"> </w:delText>
        </w:r>
      </w:del>
      <w:sdt>
        <w:sdtPr>
          <w:id w:val="644692346"/>
        </w:sdtPr>
        <w:sdtContent>
          <w:del w:id="1" w:author="Unknown Author" w:date="2024-10-04T17:55:21Z">
            <w:r>
              <w:rPr>
                <w:bCs/>
                <w:color w:val="000000"/>
                <w:sz w:val="20"/>
              </w:rPr>
              <w:delText>W. Zhang, G. Peng, C. Li, Y. Chen, Z. Zhang, “A new deep learning model for fault diagnosis with good anti-noise and domain adaptation ability on raw vibration signals,” Sensors, vol. 18, no. 10, p. 3481, 2018.</w:delText>
            </w:r>
          </w:del>
        </w:sdtContent>
      </w:sdt>
    </w:p>
    <w:p>
      <w:pPr>
        <w:pStyle w:val="Normal"/>
        <w:widowControl w:val="false"/>
        <w:numPr>
          <w:ilvl w:val="0"/>
          <w:numId w:val="2"/>
        </w:numPr>
        <w:spacing w:before="120" w:after="0"/>
        <w:rPr>
          <w:color w:val="000000" w:themeColor="text1"/>
          <w:sz w:val="20"/>
          <w:del w:id="5" w:author="Unknown Author" w:date="2024-10-04T18:05:44Z"/>
        </w:rPr>
      </w:pPr>
      <w:del w:id="3" w:author="Unknown Author" w:date="2024-10-04T17:55:21Z">
        <w:r>
          <w:rPr>
            <w:color w:val="000000" w:themeColor="text1"/>
            <w:sz w:val="20"/>
          </w:rPr>
          <w:delText>V. Rajan, N. Sobhana, R. Jayakrishnan, “Machine Fault Diagnostics and Condition Monitoring Using Augmented Reality and IoT,” Mechanical Systems and Signal Processing, vol. 112, pp. 273–284, 2018</w:delText>
        </w:r>
      </w:del>
      <w:del w:id="4" w:author="Unknown Author" w:date="2024-10-04T18:05:44Z">
        <w:r>
          <w:rPr>
            <w:color w:val="000000" w:themeColor="text1"/>
            <w:sz w:val="20"/>
          </w:rPr>
          <w:delText>.</w:delText>
        </w:r>
      </w:del>
    </w:p>
    <w:p>
      <w:pPr>
        <w:pStyle w:val="Normal"/>
        <w:widowControl w:val="false"/>
        <w:numPr>
          <w:ilvl w:val="0"/>
          <w:numId w:val="2"/>
        </w:numPr>
        <w:suppressAutoHyphens w:val="true"/>
        <w:bidi w:val="0"/>
        <w:spacing w:before="120" w:after="0"/>
        <w:jc w:val="both"/>
        <w:rPr>
          <w:color w:val="000000" w:themeColor="text1"/>
          <w:sz w:val="20"/>
          <w:del w:id="7" w:author="Unknown Author" w:date="2024-10-04T17:52:58Z"/>
        </w:rPr>
      </w:pPr>
      <w:del w:id="6" w:author="Unknown Author" w:date="2024-10-04T17:52:58Z">
        <w:r>
          <w:rPr>
            <w:color w:val="000000" w:themeColor="text1"/>
            <w:sz w:val="20"/>
          </w:rPr>
          <w:delText xml:space="preserve">O. Das, D.B. Das, “Smart machine fault diagnostics based on fault specified discrete wavelet transform,” Journal of Brazilian Society of Mechanical Sciences and Engineering, vol. 45, pp. 519–532, 2023. </w:delText>
        </w:r>
      </w:del>
    </w:p>
    <w:p>
      <w:pPr>
        <w:pStyle w:val="Normal"/>
        <w:widowControl w:val="false"/>
        <w:numPr>
          <w:ilvl w:val="0"/>
          <w:numId w:val="2"/>
        </w:numPr>
        <w:spacing w:before="120" w:after="0"/>
        <w:rPr>
          <w:color w:val="000000" w:themeColor="text1"/>
          <w:sz w:val="20"/>
          <w:del w:id="9" w:author="Unknown Author" w:date="2024-10-04T17:52:58Z"/>
        </w:rPr>
      </w:pPr>
      <w:del w:id="8" w:author="Unknown Author" w:date="2024-10-04T17:52:58Z">
        <w:r>
          <w:rPr>
            <w:color w:val="000000" w:themeColor="text1"/>
            <w:sz w:val="20"/>
          </w:rPr>
          <w:delText>R. Sewada, A. Jangid, P. Kumar, N. Mishra, “Explainable Artificial Intelligence (XAI),” International Journal of Food Nutrition Science, vol. 10, pp. 1–15, 2023.</w:delText>
        </w:r>
      </w:del>
    </w:p>
    <w:p>
      <w:pPr>
        <w:pStyle w:val="Normal"/>
        <w:widowControl w:val="false"/>
        <w:numPr>
          <w:ilvl w:val="0"/>
          <w:numId w:val="2"/>
        </w:numPr>
        <w:spacing w:before="120" w:after="0"/>
        <w:rPr>
          <w:color w:val="000000" w:themeColor="text1"/>
          <w:sz w:val="20"/>
          <w:del w:id="11" w:author="Unknown Author" w:date="2024-10-04T17:52:58Z"/>
        </w:rPr>
      </w:pPr>
      <w:del w:id="10" w:author="Unknown Author" w:date="2024-10-04T17:52:58Z">
        <w:r>
          <w:rPr>
            <w:color w:val="000000" w:themeColor="text1"/>
            <w:sz w:val="20"/>
          </w:rPr>
          <w:delText>A. M. A. Salih, Z. Raisi-Estabragh, I. Galazzo, P. Radeva, S. E. Petersen, G. Menegaz, K. Lekadir, “Commentary on explainable artificial intelligence methods: SHAP and LIME,” Advanced Intelligent Systems, pp. 1-8, 2024.doi: 10.1002/aisy.202400304.</w:delText>
        </w:r>
      </w:del>
    </w:p>
    <w:p>
      <w:pPr>
        <w:pStyle w:val="Normal"/>
        <w:widowControl w:val="false"/>
        <w:numPr>
          <w:ilvl w:val="0"/>
          <w:numId w:val="2"/>
        </w:numPr>
        <w:spacing w:before="120" w:after="0"/>
        <w:rPr>
          <w:color w:val="000000" w:themeColor="text1"/>
          <w:sz w:val="20"/>
          <w:del w:id="13" w:author="Unknown Author" w:date="2024-10-04T17:52:58Z"/>
        </w:rPr>
      </w:pPr>
      <w:del w:id="12" w:author="Unknown Author" w:date="2024-10-04T17:52:58Z">
        <w:r>
          <w:rPr>
            <w:color w:val="000000" w:themeColor="text1"/>
            <w:sz w:val="20"/>
          </w:rPr>
          <w:delText>H. A. G. Al-Kaf, K.-B. Lee, “Explainable Machine Learning Method for Open Fault Detection of NPC Inverter Using SHAP and LIME,” IEEE Conference on Energy Conversion (CENCON), Kuching, Malaysia, pp. 14-19, 2023.</w:delText>
        </w:r>
      </w:del>
    </w:p>
    <w:p>
      <w:pPr>
        <w:pStyle w:val="Normal"/>
        <w:widowControl w:val="false"/>
        <w:numPr>
          <w:ilvl w:val="0"/>
          <w:numId w:val="2"/>
        </w:numPr>
        <w:spacing w:before="120" w:after="0"/>
        <w:rPr>
          <w:color w:val="000000" w:themeColor="text1"/>
          <w:sz w:val="20"/>
          <w:del w:id="19" w:author="Unknown Author" w:date="2024-10-04T17:52:58Z"/>
        </w:rPr>
      </w:pPr>
      <w:del w:id="14" w:author="Unknown Author" w:date="2024-10-04T17:52:58Z">
        <w:r>
          <w:rPr>
            <w:color w:val="000000" w:themeColor="text1"/>
            <w:sz w:val="20"/>
          </w:rPr>
          <w:delText>M. Begum, M.H. Shuvo, I. Ashraf, A. Al Mamun, J. Uddin, M.A. Samad, “Software Defects Identification: Results Using Machine Learning and Explainable Artificial Intelligence Techniques,” IEEE Access, vol. 11. pp.</w:delText>
        </w:r>
      </w:del>
      <w:del w:id="15" w:author="Unknown Author" w:date="2024-10-04T17:52:58Z">
        <w:r>
          <w:rPr>
            <w:color w:val="000000" w:themeColor="text1"/>
          </w:rPr>
          <w:delText xml:space="preserve"> </w:delText>
        </w:r>
      </w:del>
      <w:del w:id="16" w:author="Unknown Author" w:date="2024-10-04T17:52:58Z">
        <w:r>
          <w:rPr>
            <w:color w:val="000000" w:themeColor="text1"/>
            <w:sz w:val="20"/>
          </w:rPr>
          <w:delText>132750-</w:delText>
        </w:r>
      </w:del>
      <w:del w:id="17" w:author="Unknown Author" w:date="2024-10-04T17:52:58Z">
        <w:r>
          <w:rPr>
            <w:color w:val="000000" w:themeColor="text1"/>
          </w:rPr>
          <w:delText xml:space="preserve"> </w:delText>
        </w:r>
      </w:del>
      <w:del w:id="18" w:author="Unknown Author" w:date="2024-10-04T17:52:58Z">
        <w:r>
          <w:rPr>
            <w:color w:val="000000" w:themeColor="text1"/>
            <w:sz w:val="20"/>
          </w:rPr>
          <w:delText>132765, 2023.</w:delText>
        </w:r>
      </w:del>
    </w:p>
    <w:p>
      <w:pPr>
        <w:pStyle w:val="Normal"/>
        <w:widowControl w:val="false"/>
        <w:numPr>
          <w:ilvl w:val="0"/>
          <w:numId w:val="2"/>
        </w:numPr>
        <w:spacing w:before="120" w:after="0"/>
        <w:rPr>
          <w:color w:val="000000" w:themeColor="text1"/>
          <w:sz w:val="20"/>
          <w:del w:id="21" w:author="Unknown Author" w:date="2024-10-04T17:52:58Z"/>
        </w:rPr>
      </w:pPr>
      <w:del w:id="20" w:author="Unknown Author" w:date="2024-10-04T17:52:58Z">
        <w:r>
          <w:rPr>
            <w:color w:val="000000" w:themeColor="text1"/>
            <w:sz w:val="20"/>
          </w:rPr>
          <w:delText>M.R. Islam, J. Uddin, J.M. Kim, “Acoustic emission sensor network based fault diagnosis of induction motors using a gabor filter and multiclass support vector machines,” Adhoc &amp; Sensor Wireless Networks, vol. 34, pp. 273–287, 2016.</w:delText>
        </w:r>
      </w:del>
    </w:p>
    <w:p>
      <w:pPr>
        <w:pStyle w:val="Normal"/>
        <w:widowControl w:val="false"/>
        <w:numPr>
          <w:ilvl w:val="0"/>
          <w:numId w:val="2"/>
        </w:numPr>
        <w:spacing w:before="120" w:after="0"/>
        <w:rPr>
          <w:color w:val="000000" w:themeColor="text1"/>
          <w:sz w:val="20"/>
          <w:del w:id="23" w:author="Unknown Author" w:date="2024-10-04T17:52:58Z"/>
        </w:rPr>
      </w:pPr>
      <w:del w:id="22" w:author="Unknown Author" w:date="2024-10-04T17:52:58Z">
        <w:r>
          <w:rPr>
            <w:color w:val="000000" w:themeColor="text1"/>
            <w:sz w:val="20"/>
          </w:rPr>
          <w:delText>P. Xanthopoulos, P.M. Pardalos, T.B. Trafalis, P. Xanthopoulos, P.M. Pardalos, T.B. Trafalis, “Linear discriminant analysis,” Robust data mining, pp. 27-33, 2013.</w:delText>
        </w:r>
      </w:del>
    </w:p>
    <w:p>
      <w:pPr>
        <w:pStyle w:val="Normal"/>
        <w:widowControl w:val="false"/>
        <w:numPr>
          <w:ilvl w:val="0"/>
          <w:numId w:val="2"/>
        </w:numPr>
        <w:spacing w:before="120" w:after="0"/>
        <w:rPr>
          <w:color w:val="000000" w:themeColor="text1"/>
          <w:sz w:val="20"/>
          <w:del w:id="25" w:author="Unknown Author" w:date="2024-10-04T17:52:58Z"/>
        </w:rPr>
      </w:pPr>
      <w:del w:id="24" w:author="Unknown Author" w:date="2024-10-04T17:52:58Z">
        <w:r>
          <w:rPr>
            <w:color w:val="000000" w:themeColor="text1"/>
            <w:sz w:val="20"/>
          </w:rPr>
          <w:delText xml:space="preserve">S. Das, A. Paramane, S. Chatterjee, U. Rao, “Accurate Identification of Transformer Faults From Dissolved Gas Data Using Recursive Feature Elimination Method,” IEEE Transactions on Dielectrics and Electrical Insulation, vol. 30, pp. 466-473, 2023. </w:delText>
        </w:r>
      </w:del>
    </w:p>
    <w:p>
      <w:pPr>
        <w:pStyle w:val="Normal"/>
        <w:widowControl w:val="false"/>
        <w:numPr>
          <w:ilvl w:val="0"/>
          <w:numId w:val="2"/>
        </w:numPr>
        <w:spacing w:before="120" w:after="0"/>
        <w:rPr>
          <w:color w:val="000000" w:themeColor="text1"/>
          <w:sz w:val="20"/>
          <w:del w:id="27" w:author="Unknown Author" w:date="2024-10-04T17:52:58Z"/>
        </w:rPr>
      </w:pPr>
      <w:del w:id="26" w:author="Unknown Author" w:date="2024-10-04T17:52:58Z">
        <w:r>
          <w:rPr>
            <w:color w:val="000000" w:themeColor="text1"/>
            <w:sz w:val="20"/>
          </w:rPr>
          <w:delText>J.H. Gao, M.F. Guo, S. Lin, D.Y. Chen, “Application of Semantic Segmentation in High-Impedance Fault Diagnosis Combined with Signal Envelope and Hilbert Marginal Spectrum for Resonant Distribution Networks,” Expert Systems with Applications, vol. 231, pp. 120631, 2023.</w:delText>
        </w:r>
      </w:del>
    </w:p>
    <w:p>
      <w:pPr>
        <w:pStyle w:val="Normal"/>
        <w:widowControl w:val="false"/>
        <w:numPr>
          <w:ilvl w:val="0"/>
          <w:numId w:val="2"/>
        </w:numPr>
        <w:spacing w:before="120" w:after="0"/>
        <w:rPr>
          <w:color w:val="000000" w:themeColor="text1"/>
          <w:sz w:val="20"/>
          <w:del w:id="29" w:author="Unknown Author" w:date="2024-10-04T17:52:58Z"/>
        </w:rPr>
      </w:pPr>
      <w:del w:id="28" w:author="Unknown Author" w:date="2024-10-04T17:52:58Z">
        <w:r>
          <w:rPr>
            <w:color w:val="000000" w:themeColor="text1"/>
            <w:sz w:val="20"/>
          </w:rPr>
          <w:delText>J.H. Gao, M.F. Guo, S. Lin, D.Y. Chen, “Advancing High Impedance Fault Localization via Adaptive Transient Process Calibration and Multiscale Correlation Analysis in Active Distribution Networks,” Measurement, vol. 229, pp. 114431, 2024.</w:delText>
        </w:r>
      </w:del>
    </w:p>
    <w:p>
      <w:pPr>
        <w:pStyle w:val="Normal"/>
        <w:widowControl w:val="false"/>
        <w:numPr>
          <w:ilvl w:val="0"/>
          <w:numId w:val="2"/>
        </w:numPr>
        <w:spacing w:before="120" w:after="0"/>
        <w:rPr>
          <w:color w:val="000000" w:themeColor="text1"/>
          <w:sz w:val="20"/>
          <w:del w:id="35" w:author="Unknown Author" w:date="2024-10-04T17:52:58Z"/>
        </w:rPr>
      </w:pPr>
      <w:del w:id="30" w:author="Unknown Author" w:date="2024-10-04T17:52:58Z">
        <w:r>
          <w:rPr>
            <w:color w:val="000000" w:themeColor="text1"/>
            <w:sz w:val="20"/>
          </w:rPr>
          <w:delText xml:space="preserve">S. Ali, T. Abuhmed, S. El-Sappagh, K. Muhammad, J. Alonso-Moral, R. Confalonieri, R. Guidotti, J.  Ser, N. Díaz-Rodríguez, F. Herrera, “Explainable Artificial Intelligence (XAI): What we know and what is left to attain Trustworthy Artificial Intelligence,” </w:delText>
        </w:r>
      </w:del>
      <w:del w:id="31" w:author="Unknown Author" w:date="2024-10-04T17:52:58Z">
        <w:r>
          <w:rPr>
            <w:i/>
            <w:color w:val="000000" w:themeColor="text1"/>
            <w:sz w:val="20"/>
          </w:rPr>
          <w:delText>Information Fusion</w:delText>
        </w:r>
      </w:del>
      <w:del w:id="32" w:author="Unknown Author" w:date="2024-10-04T17:52:58Z">
        <w:r>
          <w:rPr>
            <w:color w:val="000000" w:themeColor="text1"/>
            <w:sz w:val="20"/>
          </w:rPr>
          <w:delText>, vol. 99, pp. 101805</w:delText>
        </w:r>
      </w:del>
      <w:del w:id="33" w:author="Unknown Author" w:date="2024-10-04T17:52:58Z">
        <w:r>
          <w:rPr>
            <w:color w:val="000000" w:themeColor="text1"/>
            <w:sz w:val="20"/>
          </w:rPr>
          <w:commentReference w:id="2"/>
        </w:r>
      </w:del>
      <w:del w:id="34" w:author="Unknown Author" w:date="2024-10-04T17:52:58Z">
        <w:r>
          <w:rPr>
            <w:color w:val="000000" w:themeColor="text1"/>
            <w:sz w:val="20"/>
          </w:rPr>
          <w:delText>, 2023.</w:delText>
        </w:r>
      </w:del>
    </w:p>
    <w:p>
      <w:pPr>
        <w:pStyle w:val="Normal"/>
        <w:widowControl w:val="false"/>
        <w:numPr>
          <w:ilvl w:val="0"/>
          <w:numId w:val="2"/>
        </w:numPr>
        <w:suppressAutoHyphens w:val="true"/>
        <w:bidi w:val="0"/>
        <w:spacing w:before="120" w:after="0"/>
        <w:jc w:val="both"/>
        <w:rPr>
          <w:color w:val="000000" w:themeColor="text1"/>
          <w:sz w:val="20"/>
          <w:del w:id="42" w:author="Unknown Author" w:date="2024-10-04T17:52:41Z"/>
        </w:rPr>
      </w:pPr>
      <w:del w:id="36" w:author="Unknown Author" w:date="2024-10-04T17:52:41Z">
        <w:r>
          <w:rPr>
            <w:color w:val="000000" w:themeColor="text1"/>
            <w:sz w:val="20"/>
          </w:rPr>
          <w:delText xml:space="preserve">H. Wold, “Partial Least Squares,” </w:delText>
        </w:r>
      </w:del>
      <w:del w:id="37" w:author="Unknown Author" w:date="2024-10-04T17:52:41Z">
        <w:r>
          <w:rPr>
            <w:i/>
            <w:color w:val="000000" w:themeColor="text1"/>
            <w:sz w:val="20"/>
          </w:rPr>
          <w:delText>Encyclopedia of Statistical Sciences</w:delText>
        </w:r>
      </w:del>
      <w:del w:id="38" w:author="Unknown Author" w:date="2024-10-04T17:52:41Z">
        <w:r>
          <w:rPr>
            <w:color w:val="000000" w:themeColor="text1"/>
            <w:sz w:val="20"/>
          </w:rPr>
          <w:delText xml:space="preserve">, pp. 1-19, 1985, [online]. </w:delText>
        </w:r>
      </w:del>
      <w:hyperlink r:id="rId16">
        <w:del w:id="39" w:author="Unknown Author" w:date="2024-10-04T17:52:41Z">
          <w:bookmarkStart w:id="9" w:name="OLE_LINK2"/>
          <w:r>
            <w:rPr>
              <w:rStyle w:val="InternetLink"/>
              <w:sz w:val="20"/>
            </w:rPr>
            <w:delText>https://pure.iiasa.ac.at/id/eprint/2336/1/CP-83-046.pdf</w:delText>
          </w:r>
        </w:del>
      </w:hyperlink>
      <w:del w:id="40" w:author="Unknown Author" w:date="2024-10-04T17:52:41Z">
        <w:bookmarkEnd w:id="9"/>
        <w:r>
          <w:rPr>
            <w:color w:val="000000" w:themeColor="text1"/>
            <w:sz w:val="20"/>
          </w:rPr>
          <w:delText xml:space="preserve">, </w:delText>
        </w:r>
      </w:del>
      <w:del w:id="41" w:author="Unknown Author" w:date="2024-10-04T17:52:41Z">
        <w:r>
          <w:rPr>
            <w:color w:val="000000"/>
            <w:sz w:val="20"/>
          </w:rPr>
          <w:delText>Accessed: Mar. 1, 2024.</w:delText>
        </w:r>
      </w:del>
    </w:p>
    <w:p>
      <w:pPr>
        <w:pStyle w:val="Normal"/>
        <w:widowControl w:val="false"/>
        <w:numPr>
          <w:ilvl w:val="0"/>
          <w:numId w:val="2"/>
        </w:numPr>
        <w:suppressAutoHyphens w:val="true"/>
        <w:bidi w:val="0"/>
        <w:spacing w:before="120" w:after="0"/>
        <w:jc w:val="both"/>
        <w:rPr>
          <w:color w:val="000000" w:themeColor="text1"/>
          <w:sz w:val="20"/>
          <w:del w:id="46" w:author="Unknown Author" w:date="2024-10-04T17:52:41Z"/>
        </w:rPr>
      </w:pPr>
      <w:del w:id="43" w:author="Unknown Author" w:date="2024-10-04T17:52:41Z">
        <w:r>
          <w:rPr>
            <w:color w:val="000000" w:themeColor="text1"/>
            <w:sz w:val="20"/>
          </w:rPr>
          <w:delText xml:space="preserve">M. F. Siddique, Z. Ahmad, N. Ullah, J.-M. Kim, “A Hybrid Deep Learning Approach: Integrating Short-Time Fourier Transform and Continuous Wavelet Transform for Improved Pipeline Leak Detection,” </w:delText>
        </w:r>
      </w:del>
      <w:del w:id="44" w:author="Unknown Author" w:date="2024-10-04T17:52:41Z">
        <w:r>
          <w:rPr>
            <w:i/>
            <w:color w:val="000000" w:themeColor="text1"/>
            <w:sz w:val="20"/>
          </w:rPr>
          <w:delText>Sensors,</w:delText>
        </w:r>
      </w:del>
      <w:del w:id="45" w:author="Unknown Author" w:date="2024-10-04T17:52:41Z">
        <w:r>
          <w:rPr>
            <w:color w:val="000000" w:themeColor="text1"/>
            <w:sz w:val="20"/>
          </w:rPr>
          <w:delText xml:space="preserve"> vol. 23, no. 19, pp. 8079, 2023.</w:delText>
        </w:r>
      </w:del>
    </w:p>
    <w:p>
      <w:pPr>
        <w:pStyle w:val="Normal"/>
        <w:widowControl w:val="false"/>
        <w:numPr>
          <w:ilvl w:val="0"/>
          <w:numId w:val="2"/>
        </w:numPr>
        <w:suppressAutoHyphens w:val="true"/>
        <w:bidi w:val="0"/>
        <w:spacing w:before="120" w:after="0"/>
        <w:jc w:val="both"/>
        <w:rPr>
          <w:color w:val="000000" w:themeColor="text1"/>
          <w:sz w:val="20"/>
          <w:del w:id="51" w:author="Unknown Author" w:date="2024-10-04T17:52:41Z"/>
        </w:rPr>
      </w:pPr>
      <w:del w:id="47" w:author="Unknown Author" w:date="2024-10-04T17:52:41Z">
        <w:r>
          <w:rPr>
            <w:color w:val="000000" w:themeColor="text1"/>
            <w:sz w:val="20"/>
          </w:rPr>
          <w:delText xml:space="preserve">T. Speith, “A review of taxonomies of explainable artificial intelligence (XAI) methods,” in Proceeding of the 2022 ACM Conference on Fairness, Accountability, and Transparency, </w:delText>
        </w:r>
      </w:del>
      <w:sdt>
        <w:sdtPr>
          <w:id w:val="1945266497"/>
        </w:sdtPr>
        <w:sdtContent>
          <w:del w:id="48" w:author="Unknown Author" w:date="2024-10-04T17:52:41Z">
            <w:r>
              <w:rPr>
                <w:color w:val="000000"/>
                <w:sz w:val="20"/>
              </w:rPr>
              <w:delText xml:space="preserve">New York, USA, </w:delText>
            </w:r>
          </w:del>
        </w:sdtContent>
      </w:sdt>
      <w:del w:id="49" w:author="Unknown Author" w:date="2024-10-04T17:52:41Z">
        <w:r>
          <w:rPr>
            <w:color w:val="000000" w:themeColor="text1"/>
            <w:sz w:val="20"/>
          </w:rPr>
          <w:delText xml:space="preserve"> </w:delText>
        </w:r>
      </w:del>
      <w:del w:id="50" w:author="Unknown Author" w:date="2024-10-04T17:52:41Z">
        <w:r>
          <w:rPr>
            <w:color w:val="000000" w:themeColor="text1"/>
            <w:sz w:val="20"/>
          </w:rPr>
          <w:delText>pp. 2239-2250, 2022.</w:delText>
        </w:r>
      </w:del>
    </w:p>
    <w:p>
      <w:pPr>
        <w:pStyle w:val="Normal"/>
        <w:widowControl w:val="false"/>
        <w:numPr>
          <w:ilvl w:val="0"/>
          <w:numId w:val="2"/>
        </w:numPr>
        <w:suppressAutoHyphens w:val="true"/>
        <w:bidi w:val="0"/>
        <w:spacing w:before="120" w:after="0"/>
        <w:jc w:val="both"/>
        <w:rPr>
          <w:color w:val="000000" w:themeColor="text1"/>
          <w:sz w:val="20"/>
          <w:del w:id="55" w:author="Unknown Author" w:date="2024-10-04T17:52:41Z"/>
        </w:rPr>
      </w:pPr>
      <w:del w:id="52" w:author="Unknown Author" w:date="2024-10-04T17:52:41Z">
        <w:r>
          <w:rPr>
            <w:color w:val="000000" w:themeColor="text1"/>
            <w:sz w:val="20"/>
          </w:rPr>
          <w:delText xml:space="preserve">L. Breiman, “Random Forests,” </w:delText>
        </w:r>
      </w:del>
      <w:del w:id="53" w:author="Unknown Author" w:date="2024-10-04T17:52:41Z">
        <w:r>
          <w:rPr>
            <w:i/>
            <w:color w:val="000000" w:themeColor="text1"/>
            <w:sz w:val="20"/>
          </w:rPr>
          <w:delText>Machine Learning</w:delText>
        </w:r>
      </w:del>
      <w:del w:id="54" w:author="Unknown Author" w:date="2024-10-04T17:52:41Z">
        <w:r>
          <w:rPr>
            <w:color w:val="000000" w:themeColor="text1"/>
            <w:sz w:val="20"/>
          </w:rPr>
          <w:delText>, vol. 45, no. 1, pp. 5-32, 2001.</w:delText>
        </w:r>
      </w:del>
    </w:p>
    <w:p>
      <w:pPr>
        <w:pStyle w:val="Normal"/>
        <w:widowControl w:val="false"/>
        <w:numPr>
          <w:ilvl w:val="0"/>
          <w:numId w:val="2"/>
        </w:numPr>
        <w:suppressAutoHyphens w:val="true"/>
        <w:bidi w:val="0"/>
        <w:spacing w:before="120" w:after="0"/>
        <w:jc w:val="both"/>
        <w:rPr>
          <w:color w:val="000000" w:themeColor="text1"/>
          <w:sz w:val="20"/>
          <w:del w:id="59" w:author="Unknown Author" w:date="2024-10-04T17:52:41Z"/>
        </w:rPr>
      </w:pPr>
      <w:del w:id="56" w:author="Unknown Author" w:date="2024-10-04T17:52:41Z">
        <w:r>
          <w:rPr>
            <w:color w:val="000000" w:themeColor="text1"/>
            <w:sz w:val="20"/>
          </w:rPr>
          <w:delText xml:space="preserve">Y. Chen, Z. Zhao, Y. Yu, W. Wang, C. Tang, “Understanding IFRA for Detecting Synchronous Machine Winding Short Circuit Faults Based on Image Classification and Smooth Grad-CAM++,” </w:delText>
        </w:r>
      </w:del>
      <w:del w:id="57" w:author="Unknown Author" w:date="2024-10-04T17:52:41Z">
        <w:r>
          <w:rPr>
            <w:i/>
            <w:color w:val="000000" w:themeColor="text1"/>
            <w:sz w:val="20"/>
          </w:rPr>
          <w:delText>IEEE Sensors Journal</w:delText>
        </w:r>
      </w:del>
      <w:del w:id="58" w:author="Unknown Author" w:date="2024-10-04T17:52:41Z">
        <w:r>
          <w:rPr>
            <w:color w:val="000000" w:themeColor="text1"/>
            <w:sz w:val="20"/>
          </w:rPr>
          <w:delText>, vol. 23, no. 3, pp. 2422-2432, 2022.</w:delText>
        </w:r>
      </w:del>
    </w:p>
    <w:p>
      <w:pPr>
        <w:pStyle w:val="Normal"/>
        <w:widowControl w:val="false"/>
        <w:numPr>
          <w:ilvl w:val="0"/>
          <w:numId w:val="2"/>
        </w:numPr>
        <w:suppressAutoHyphens w:val="true"/>
        <w:bidi w:val="0"/>
        <w:spacing w:before="120" w:after="0"/>
        <w:jc w:val="both"/>
        <w:rPr>
          <w:color w:val="000000" w:themeColor="text1"/>
          <w:sz w:val="20"/>
          <w:del w:id="63" w:author="Unknown Author" w:date="2024-10-04T17:52:41Z"/>
        </w:rPr>
      </w:pPr>
      <w:del w:id="60" w:author="Unknown Author" w:date="2024-10-04T17:52:41Z">
        <w:r>
          <w:rPr>
            <w:color w:val="000000" w:themeColor="text1"/>
            <w:sz w:val="20"/>
          </w:rPr>
          <w:delText xml:space="preserve">H. Chao, H. Shi, X. Liu, J. Li, “Physics-Informed Interpretable Wavelet Weight Initialization and Balanced Dynamic Adaptive Threshold for Intelligent Fault Diagnosis of Rolling Bearings,” </w:delText>
        </w:r>
      </w:del>
      <w:del w:id="61" w:author="Unknown Author" w:date="2024-10-04T17:52:41Z">
        <w:r>
          <w:rPr>
            <w:i/>
            <w:color w:val="000000" w:themeColor="text1"/>
            <w:sz w:val="20"/>
          </w:rPr>
          <w:delText>Journal of Manufacturing Systems</w:delText>
        </w:r>
      </w:del>
      <w:del w:id="62" w:author="Unknown Author" w:date="2024-10-04T17:52:41Z">
        <w:r>
          <w:rPr>
            <w:color w:val="000000" w:themeColor="text1"/>
            <w:sz w:val="20"/>
          </w:rPr>
          <w:delText>, vol. 70, pp. 579-592, 2023.</w:delText>
        </w:r>
      </w:del>
    </w:p>
    <w:p>
      <w:pPr>
        <w:pStyle w:val="Normal"/>
        <w:widowControl w:val="false"/>
        <w:numPr>
          <w:ilvl w:val="0"/>
          <w:numId w:val="2"/>
        </w:numPr>
        <w:suppressAutoHyphens w:val="true"/>
        <w:bidi w:val="0"/>
        <w:spacing w:before="120" w:after="0"/>
        <w:jc w:val="both"/>
        <w:rPr>
          <w:color w:val="000000" w:themeColor="text1"/>
          <w:sz w:val="20"/>
          <w:del w:id="67" w:author="Unknown Author" w:date="2024-10-04T17:52:41Z"/>
        </w:rPr>
      </w:pPr>
      <w:del w:id="64" w:author="Unknown Author" w:date="2024-10-04T17:52:41Z">
        <w:r>
          <w:rPr>
            <w:color w:val="000000" w:themeColor="text1"/>
            <w:sz w:val="20"/>
          </w:rPr>
          <w:delText xml:space="preserve">H. Chao, H. Shi, X. Liu, J. Li, “Interpretable Physics-Informed Domain Adaptation Paradigm for Cross-Machine Transfer Diagnosis,” </w:delText>
        </w:r>
      </w:del>
      <w:del w:id="65" w:author="Unknown Author" w:date="2024-10-04T17:52:41Z">
        <w:r>
          <w:rPr>
            <w:i/>
            <w:color w:val="000000" w:themeColor="text1"/>
            <w:sz w:val="20"/>
          </w:rPr>
          <w:delText>Knowledge-Based Systems</w:delText>
        </w:r>
      </w:del>
      <w:del w:id="66" w:author="Unknown Author" w:date="2024-10-04T17:52:41Z">
        <w:r>
          <w:rPr>
            <w:color w:val="000000" w:themeColor="text1"/>
            <w:sz w:val="20"/>
          </w:rPr>
          <w:delText>, vol. 288, pp. 111499, 2024.</w:delText>
        </w:r>
      </w:del>
    </w:p>
    <w:p>
      <w:pPr>
        <w:pStyle w:val="Normal"/>
        <w:widowControl w:val="false"/>
        <w:numPr>
          <w:ilvl w:val="0"/>
          <w:numId w:val="2"/>
        </w:numPr>
        <w:suppressAutoHyphens w:val="true"/>
        <w:bidi w:val="0"/>
        <w:spacing w:before="120" w:after="0"/>
        <w:jc w:val="both"/>
        <w:rPr>
          <w:color w:val="000000" w:themeColor="text1"/>
          <w:sz w:val="20"/>
          <w:del w:id="69" w:author="Unknown Author" w:date="2024-10-04T17:52:41Z"/>
        </w:rPr>
      </w:pPr>
      <w:del w:id="68" w:author="Unknown Author" w:date="2024-10-04T17:52:41Z">
        <w:r>
          <w:rPr>
            <w:color w:val="000000" w:themeColor="text1"/>
            <w:sz w:val="20"/>
          </w:rPr>
          <w:delTex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delText>
        </w:r>
      </w:del>
    </w:p>
    <w:p>
      <w:pPr>
        <w:pStyle w:val="Normal"/>
        <w:widowControl w:val="false"/>
        <w:numPr>
          <w:ilvl w:val="0"/>
          <w:numId w:val="2"/>
        </w:numPr>
        <w:suppressAutoHyphens w:val="true"/>
        <w:bidi w:val="0"/>
        <w:spacing w:before="120" w:after="0"/>
        <w:jc w:val="both"/>
        <w:rPr>
          <w:color w:val="000000" w:themeColor="text1"/>
          <w:sz w:val="20"/>
          <w:del w:id="73" w:author="Unknown Author" w:date="2024-10-04T17:52:41Z"/>
        </w:rPr>
      </w:pPr>
      <w:del w:id="70" w:author="Unknown Author" w:date="2024-10-04T17:52:41Z">
        <w:r>
          <w:rPr>
            <w:color w:val="000000" w:themeColor="text1"/>
            <w:sz w:val="20"/>
          </w:rPr>
          <w:delText xml:space="preserve">X. Wang, Y. Zheng, Z. Zhao, J. Wang, “Bearing fault diagnosis based on statistical locally linear embedding,” </w:delText>
        </w:r>
      </w:del>
      <w:del w:id="71" w:author="Unknown Author" w:date="2024-10-04T17:52:41Z">
        <w:r>
          <w:rPr>
            <w:i/>
            <w:color w:val="000000" w:themeColor="text1"/>
            <w:sz w:val="20"/>
          </w:rPr>
          <w:delText>Sensors</w:delText>
        </w:r>
      </w:del>
      <w:del w:id="72" w:author="Unknown Author" w:date="2024-10-04T17:52:41Z">
        <w:r>
          <w:rPr>
            <w:color w:val="000000" w:themeColor="text1"/>
            <w:sz w:val="20"/>
          </w:rPr>
          <w:delText>, vol. 15, no. 7, pp.16225-16247, 2015.</w:delText>
        </w:r>
      </w:del>
    </w:p>
    <w:p>
      <w:pPr>
        <w:pStyle w:val="Normal"/>
        <w:widowControl w:val="false"/>
        <w:numPr>
          <w:ilvl w:val="0"/>
          <w:numId w:val="2"/>
        </w:numPr>
        <w:suppressAutoHyphens w:val="true"/>
        <w:bidi w:val="0"/>
        <w:spacing w:before="120" w:after="0"/>
        <w:jc w:val="both"/>
        <w:rPr>
          <w:color w:val="000000" w:themeColor="text1"/>
          <w:sz w:val="20"/>
        </w:rPr>
      </w:pPr>
      <w:del w:id="74" w:author="Unknown Author" w:date="2024-10-04T17:52:41Z">
        <w:r>
          <w:rPr>
            <w:color w:val="000000" w:themeColor="text1"/>
            <w:sz w:val="20"/>
          </w:rPr>
          <w:delText>M. Zabin, H.J. Choi, J. Uddin, “Hybrid deep transfer learning architecture for industrial fault diagnosis using Hilbert transform and DCNN–LSTM,” The Journal of supercomputing, vol. 79, no. 5, pp. 5181-5200, 2023.</w:delText>
        </w:r>
      </w:del>
    </w:p>
    <w:sectPr>
      <w:headerReference w:type="even" r:id="rId17"/>
      <w:headerReference w:type="default" r:id="rId18"/>
      <w:headerReference w:type="first" r:id="rId19"/>
      <w:footerReference w:type="first" r:id="rId20"/>
      <w:type w:val="nextPage"/>
      <w:pgSz w:w="12240" w:h="15840"/>
      <w:pgMar w:left="1800" w:right="1800" w:header="567" w:top="1440" w:footer="0" w:bottom="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roman"/>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60"/>
      <w:jc w:val="both"/>
    </w:pPr>
    <w:rPr>
      <w:rFonts w:ascii="Times New Roman" w:hAnsi="Times New Roman" w:eastAsia="宋体" w:cs="Times New Roman"/>
      <w:color w:val="000000"/>
      <w:kern w:val="0"/>
      <w:sz w:val="24"/>
      <w:szCs w:val="24"/>
      <w:lang w:val="en-US" w:eastAsia="ko-KR" w:bidi="ar-SA"/>
    </w:rPr>
  </w:style>
  <w:style w:type="paragraph" w:styleId="MDPI12title" w:customStyle="1">
    <w:name w:val="MDPI_1.2_title"/>
    <w:next w:val="Normal"/>
    <w:qFormat/>
    <w:rsid w:val="002f3162"/>
    <w:pPr>
      <w:widowControl/>
      <w:suppressAutoHyphens w:val="true"/>
      <w:bidi w:val="0"/>
      <w:snapToGrid w:val="false"/>
      <w:spacing w:lineRule="atLeast" w:line="240" w:before="0" w:after="240"/>
      <w:jc w:val="both"/>
    </w:pPr>
    <w:rPr>
      <w:rFonts w:ascii="Palatino Linotype" w:hAnsi="Palatino Linotype" w:eastAsia="Times New Roman" w:cs="Times New Roman"/>
      <w:b/>
      <w:color w:val="000000"/>
      <w:kern w:val="0"/>
      <w:sz w:val="36"/>
      <w:szCs w:val="20"/>
      <w:lang w:val="en-US" w:eastAsia="de-DE" w:bidi="en-US"/>
    </w:rPr>
  </w:style>
  <w:style w:type="paragraph" w:styleId="MDPI13authornames" w:customStyle="1">
    <w:name w:val="MDPI_1.3_authornames"/>
    <w:next w:val="Normal"/>
    <w:qFormat/>
    <w:rsid w:val="002f3162"/>
    <w:pPr>
      <w:widowControl/>
      <w:suppressAutoHyphens w:val="true"/>
      <w:bidi w:val="0"/>
      <w:snapToGrid w:val="false"/>
      <w:spacing w:lineRule="atLeast" w:line="260" w:before="0" w:after="360"/>
      <w:jc w:val="both"/>
    </w:pPr>
    <w:rPr>
      <w:rFonts w:ascii="Palatino Linotype" w:hAnsi="Palatino Linotype" w:eastAsia="Times New Roman" w:cs="Times New Roman"/>
      <w:b/>
      <w:color w:val="000000"/>
      <w:kern w:val="0"/>
      <w:sz w:val="22"/>
      <w:szCs w:val="22"/>
      <w:lang w:val="en-US" w:eastAsia="de-DE" w:bidi="en-US"/>
    </w:rPr>
  </w:style>
  <w:style w:type="paragraph" w:styleId="MDPI41tablecaption" w:customStyle="1">
    <w:name w:val="MDPI_4.1_table_caption"/>
    <w:qFormat/>
    <w:rsid w:val="0072763d"/>
    <w:pPr>
      <w:widowControl/>
      <w:suppressAutoHyphens w:val="true"/>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val="en-US" w:eastAsia="de-DE" w:bidi="en-US"/>
    </w:rPr>
  </w:style>
  <w:style w:type="paragraph" w:styleId="MDPI42tablebody" w:customStyle="1">
    <w:name w:val="MDPI_4.2_table_body"/>
    <w:qFormat/>
    <w:rsid w:val="00793a91"/>
    <w:pPr>
      <w:widowControl/>
      <w:suppressAutoHyphens w:val="true"/>
      <w:bidi w:val="0"/>
      <w:snapToGrid w:val="false"/>
      <w:spacing w:lineRule="atLeast" w:line="260" w:before="0" w:after="60"/>
      <w:jc w:val="center"/>
    </w:pPr>
    <w:rPr>
      <w:rFonts w:ascii="Palatino Linotype" w:hAnsi="Palatino Linotype" w:eastAsia="Times New Roman" w:cs="Times New Roman"/>
      <w:color w:val="000000"/>
      <w:kern w:val="0"/>
      <w:sz w:val="22"/>
      <w:szCs w:val="20"/>
      <w:lang w:val="en-US" w:eastAsia="de-DE" w:bidi="en-US"/>
    </w:rPr>
  </w:style>
  <w:style w:type="paragraph" w:styleId="MDPI51figurecaption" w:customStyle="1">
    <w:name w:val="MDPI_5.1_figure_caption"/>
    <w:qFormat/>
    <w:rsid w:val="00946d8f"/>
    <w:pPr>
      <w:widowControl/>
      <w:suppressAutoHyphens w:val="true"/>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val="en-US" w:eastAsia="de-DE" w:bidi="en-US"/>
    </w:rPr>
  </w:style>
  <w:style w:type="paragraph" w:styleId="MDPI39equation" w:customStyle="1">
    <w:name w:val="MDPI_3.9_equation"/>
    <w:qFormat/>
    <w:rsid w:val="006150e9"/>
    <w:pPr>
      <w:widowControl/>
      <w:suppressAutoHyphens w:val="true"/>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val="en-US" w:eastAsia="de-DE" w:bidi="en-US"/>
    </w:rPr>
  </w:style>
  <w:style w:type="paragraph" w:styleId="MDPI3aequationnumber" w:customStyle="1">
    <w:name w:val="MDPI_3.a_equation_number"/>
    <w:qFormat/>
    <w:rsid w:val="006150e9"/>
    <w:pPr>
      <w:widowControl/>
      <w:suppressAutoHyphens w:val="true"/>
      <w:bidi w:val="0"/>
      <w:spacing w:before="120" w:after="120"/>
      <w:jc w:val="right"/>
    </w:pPr>
    <w:rPr>
      <w:rFonts w:ascii="Palatino Linotype" w:hAnsi="Palatino Linotype" w:eastAsia="Times New Roman" w:cs="Times New Roman"/>
      <w:color w:val="000000"/>
      <w:kern w:val="0"/>
      <w:sz w:val="22"/>
      <w:szCs w:val="22"/>
      <w:lang w:val="en-US" w:eastAsia="de-DE" w:bidi="en-US"/>
    </w:rPr>
  </w:style>
  <w:style w:type="paragraph" w:styleId="MDPI35textbeforelist" w:customStyle="1">
    <w:name w:val="MDPI_3.5_text_before_list"/>
    <w:qFormat/>
    <w:rsid w:val="00194aeb"/>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MDPI23heading3" w:customStyle="1">
    <w:name w:val="MDPI_2.3_heading3"/>
    <w:qFormat/>
    <w:rsid w:val="00194aeb"/>
    <w:pPr>
      <w:widowControl/>
      <w:suppressAutoHyphens w:val="true"/>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val="en-US" w:eastAsia="de-DE" w:bidi="en-US"/>
    </w:rPr>
  </w:style>
  <w:style w:type="paragraph" w:styleId="MDPI31text" w:customStyle="1">
    <w:name w:val="MDPI_3.1_text"/>
    <w:qFormat/>
    <w:rsid w:val="00e55835"/>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suppressAutoHyphens w:val="true"/>
      <w:bidi w:val="0"/>
      <w:spacing w:before="0" w:after="0"/>
      <w:jc w:val="left"/>
    </w:pPr>
    <w:rPr>
      <w:rFonts w:ascii="Times New Roman" w:hAnsi="Times New Roman" w:eastAsia="宋体"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238</TotalTime>
  <Application>LibreOffice/6.4.7.2$Linux_X86_64 LibreOffice_project/40$Build-2</Application>
  <Pages>19</Pages>
  <Words>6977</Words>
  <Characters>41690</Characters>
  <CharactersWithSpaces>48340</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2024-10-04T18:05:45Z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