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AD12D" w14:textId="77777777" w:rsidR="007C74AA" w:rsidRDefault="00000000">
      <w:pPr>
        <w:pBdr>
          <w:top w:val="single" w:sz="4" w:space="1" w:color="auto"/>
        </w:pBdr>
        <w:spacing w:after="0"/>
        <w:jc w:val="left"/>
        <w:rPr>
          <w:rFonts w:ascii="Minion Pro" w:hAnsi="Minion Pro"/>
          <w:color w:val="000000" w:themeColor="text1"/>
          <w:sz w:val="14"/>
          <w:szCs w:val="14"/>
        </w:rPr>
      </w:pPr>
      <w:r>
        <w:rPr>
          <w:rFonts w:ascii="Minion Pro" w:hAnsi="Minion Pro"/>
          <w:color w:val="000000" w:themeColor="text1"/>
          <w:sz w:val="14"/>
          <w:szCs w:val="14"/>
        </w:rPr>
        <w:t>DOI: 10.32604/cmes.202x.0xxxxx</w:t>
      </w:r>
    </w:p>
    <w:p w14:paraId="77675D9F" w14:textId="77777777" w:rsidR="007C74AA" w:rsidRDefault="007C74AA">
      <w:pPr>
        <w:spacing w:after="0"/>
        <w:jc w:val="left"/>
        <w:rPr>
          <w:rFonts w:ascii="Minion Pro" w:hAnsi="Minion Pro"/>
          <w:color w:val="000000" w:themeColor="text1"/>
          <w:sz w:val="18"/>
          <w:szCs w:val="18"/>
        </w:rPr>
      </w:pPr>
    </w:p>
    <w:p w14:paraId="537F9864" w14:textId="77777777" w:rsidR="007C74AA" w:rsidRDefault="00000000">
      <w:pPr>
        <w:widowControl w:val="0"/>
        <w:tabs>
          <w:tab w:val="left" w:pos="440"/>
        </w:tabs>
        <w:snapToGrid w:val="0"/>
        <w:spacing w:after="0"/>
        <w:jc w:val="left"/>
        <w:rPr>
          <w:rFonts w:ascii="Minion Pro" w:hAnsi="Minion Pro" w:cstheme="minorHAnsi"/>
          <w:color w:val="000000" w:themeColor="text1"/>
          <w:sz w:val="18"/>
          <w:szCs w:val="18"/>
        </w:rPr>
      </w:pPr>
      <w:r>
        <w:rPr>
          <w:rFonts w:ascii="Minion Pro" w:hAnsi="Minion Pro" w:cstheme="minorHAnsi"/>
          <w:b/>
          <w:bCs/>
          <w:color w:val="000000" w:themeColor="text1"/>
          <w:sz w:val="18"/>
          <w:szCs w:val="18"/>
          <w:u w:val="single"/>
        </w:rPr>
        <w:t>ARTICLE</w:t>
      </w:r>
    </w:p>
    <w:p w14:paraId="61062970" w14:textId="77777777" w:rsidR="007C74AA" w:rsidRDefault="00000000">
      <w:pPr>
        <w:spacing w:before="240"/>
        <w:jc w:val="left"/>
        <w:rPr>
          <w:rFonts w:ascii="Minion Pro" w:hAnsi="Minion Pro"/>
          <w:b/>
          <w:color w:val="000000" w:themeColor="text1"/>
          <w:kern w:val="28"/>
          <w:sz w:val="28"/>
          <w:szCs w:val="28"/>
        </w:rPr>
      </w:pPr>
      <w:bookmarkStart w:id="0" w:name="_Hlk54099856"/>
      <w:r>
        <w:rPr>
          <w:rFonts w:ascii="Minion Pro" w:hAnsi="Minion Pro"/>
          <w:b/>
          <w:color w:val="000000" w:themeColor="text1"/>
          <w:kern w:val="28"/>
          <w:sz w:val="28"/>
          <w:szCs w:val="28"/>
        </w:rPr>
        <w:t xml:space="preserve">Precision motion control of </w:t>
      </w:r>
      <w:bookmarkStart w:id="1" w:name="_Hlk169453207"/>
      <w:r>
        <w:rPr>
          <w:rFonts w:ascii="Minion Pro" w:hAnsi="Minion Pro"/>
          <w:b/>
          <w:color w:val="000000" w:themeColor="text1"/>
          <w:kern w:val="28"/>
          <w:sz w:val="28"/>
          <w:szCs w:val="28"/>
        </w:rPr>
        <w:t>hydraulic actuator</w:t>
      </w:r>
      <w:bookmarkEnd w:id="1"/>
      <w:r>
        <w:rPr>
          <w:rFonts w:ascii="Minion Pro" w:hAnsi="Minion Pro"/>
          <w:b/>
          <w:color w:val="000000" w:themeColor="text1"/>
          <w:kern w:val="28"/>
          <w:sz w:val="28"/>
          <w:szCs w:val="28"/>
        </w:rPr>
        <w:t xml:space="preserve"> using adaptive </w:t>
      </w:r>
      <w:r>
        <w:rPr>
          <w:rFonts w:ascii="Minion Pro" w:hAnsi="Minion Pro" w:hint="eastAsia"/>
          <w:b/>
          <w:color w:val="000000" w:themeColor="text1"/>
          <w:kern w:val="28"/>
          <w:sz w:val="28"/>
          <w:szCs w:val="28"/>
        </w:rPr>
        <w:t>back-stepping</w:t>
      </w:r>
      <w:r>
        <w:rPr>
          <w:rFonts w:ascii="Minion Pro" w:hAnsi="Minion Pro"/>
          <w:b/>
          <w:color w:val="000000" w:themeColor="text1"/>
          <w:kern w:val="28"/>
          <w:sz w:val="28"/>
          <w:szCs w:val="28"/>
        </w:rPr>
        <w:t xml:space="preserve"> sliding mode controlle</w:t>
      </w:r>
      <w:r>
        <w:rPr>
          <w:rFonts w:ascii="Minion Pro" w:hAnsi="Minion Pro" w:hint="eastAsia"/>
          <w:b/>
          <w:color w:val="000000" w:themeColor="text1"/>
          <w:kern w:val="28"/>
          <w:sz w:val="28"/>
          <w:szCs w:val="28"/>
        </w:rPr>
        <w:t>r</w:t>
      </w:r>
    </w:p>
    <w:bookmarkEnd w:id="0"/>
    <w:p w14:paraId="4470AA38" w14:textId="77777777" w:rsidR="007C74AA" w:rsidRDefault="00000000">
      <w:pPr>
        <w:pStyle w:val="author"/>
        <w:keepNext w:val="0"/>
        <w:widowControl w:val="0"/>
        <w:snapToGrid w:val="0"/>
        <w:spacing w:before="0" w:after="240"/>
        <w:jc w:val="left"/>
        <w:rPr>
          <w:i w:val="0"/>
          <w:color w:val="000000" w:themeColor="text1"/>
          <w:sz w:val="22"/>
          <w:szCs w:val="22"/>
          <w:vertAlign w:val="superscript"/>
        </w:rPr>
      </w:pPr>
      <w:proofErr w:type="spellStart"/>
      <w:r>
        <w:rPr>
          <w:i w:val="0"/>
          <w:color w:val="000000" w:themeColor="text1"/>
          <w:sz w:val="22"/>
          <w:szCs w:val="22"/>
        </w:rPr>
        <w:t>Zhenshuai</w:t>
      </w:r>
      <w:proofErr w:type="spellEnd"/>
      <w:r>
        <w:rPr>
          <w:i w:val="0"/>
          <w:color w:val="000000" w:themeColor="text1"/>
          <w:sz w:val="22"/>
          <w:szCs w:val="22"/>
        </w:rPr>
        <w:t xml:space="preserve"> Wan</w:t>
      </w:r>
      <w:r>
        <w:rPr>
          <w:i w:val="0"/>
          <w:color w:val="000000" w:themeColor="text1"/>
          <w:sz w:val="22"/>
          <w:szCs w:val="22"/>
          <w:vertAlign w:val="superscript"/>
        </w:rPr>
        <w:t>1,2*</w:t>
      </w:r>
      <w:r>
        <w:rPr>
          <w:i w:val="0"/>
          <w:color w:val="000000" w:themeColor="text1"/>
          <w:sz w:val="22"/>
          <w:szCs w:val="22"/>
        </w:rPr>
        <w:t>,</w:t>
      </w:r>
      <w:bookmarkStart w:id="2" w:name="_Hlk164870018"/>
      <w:r>
        <w:rPr>
          <w:i w:val="0"/>
          <w:color w:val="000000" w:themeColor="text1"/>
          <w:sz w:val="22"/>
          <w:szCs w:val="22"/>
        </w:rPr>
        <w:t xml:space="preserve"> Longwang </w:t>
      </w:r>
      <w:bookmarkStart w:id="3" w:name="OLE_LINK12"/>
      <w:r>
        <w:rPr>
          <w:i w:val="0"/>
          <w:color w:val="000000" w:themeColor="text1"/>
          <w:sz w:val="22"/>
          <w:szCs w:val="22"/>
        </w:rPr>
        <w:t>Yue</w:t>
      </w:r>
      <w:bookmarkEnd w:id="3"/>
      <w:r>
        <w:rPr>
          <w:i w:val="0"/>
          <w:color w:val="000000" w:themeColor="text1"/>
          <w:sz w:val="22"/>
          <w:szCs w:val="22"/>
          <w:vertAlign w:val="superscript"/>
        </w:rPr>
        <w:t>2</w:t>
      </w:r>
      <w:r>
        <w:rPr>
          <w:i w:val="0"/>
          <w:color w:val="000000" w:themeColor="text1"/>
          <w:sz w:val="22"/>
          <w:szCs w:val="22"/>
        </w:rPr>
        <w:t xml:space="preserve">, Yanfeng </w:t>
      </w:r>
      <w:bookmarkStart w:id="4" w:name="OLE_LINK13"/>
      <w:r>
        <w:rPr>
          <w:i w:val="0"/>
          <w:color w:val="000000" w:themeColor="text1"/>
          <w:sz w:val="22"/>
          <w:szCs w:val="22"/>
        </w:rPr>
        <w:t>Wang</w:t>
      </w:r>
      <w:bookmarkEnd w:id="2"/>
      <w:bookmarkEnd w:id="4"/>
      <w:r>
        <w:rPr>
          <w:i w:val="0"/>
          <w:color w:val="000000" w:themeColor="text1"/>
          <w:sz w:val="22"/>
          <w:szCs w:val="22"/>
          <w:vertAlign w:val="superscript"/>
        </w:rPr>
        <w:t>2</w:t>
      </w:r>
      <w:r>
        <w:rPr>
          <w:i w:val="0"/>
          <w:color w:val="000000" w:themeColor="text1"/>
          <w:sz w:val="22"/>
          <w:szCs w:val="22"/>
        </w:rPr>
        <w:t xml:space="preserve"> and Pu Zhao</w:t>
      </w:r>
      <w:r>
        <w:rPr>
          <w:i w:val="0"/>
          <w:color w:val="000000" w:themeColor="text1"/>
          <w:sz w:val="22"/>
          <w:szCs w:val="22"/>
          <w:vertAlign w:val="superscript"/>
        </w:rPr>
        <w:t>2</w:t>
      </w:r>
    </w:p>
    <w:p w14:paraId="313EFBD7" w14:textId="77777777" w:rsidR="007C74AA" w:rsidRDefault="00000000">
      <w:pPr>
        <w:widowControl w:val="0"/>
        <w:snapToGrid w:val="0"/>
        <w:jc w:val="left"/>
        <w:rPr>
          <w:rFonts w:ascii="Minion Pro" w:hAnsi="Minion Pro"/>
          <w:color w:val="000000" w:themeColor="text1"/>
          <w:sz w:val="18"/>
          <w:szCs w:val="18"/>
        </w:rPr>
      </w:pPr>
      <w:r>
        <w:rPr>
          <w:rFonts w:ascii="Minion Pro" w:hAnsi="Minion Pro"/>
          <w:color w:val="000000" w:themeColor="text1"/>
          <w:sz w:val="18"/>
          <w:szCs w:val="18"/>
          <w:vertAlign w:val="superscript"/>
        </w:rPr>
        <w:t>1</w:t>
      </w:r>
      <w:r>
        <w:rPr>
          <w:rFonts w:ascii="Minion Pro" w:hAnsi="Minion Pro"/>
          <w:color w:val="000000" w:themeColor="text1"/>
          <w:sz w:val="18"/>
          <w:szCs w:val="18"/>
        </w:rPr>
        <w:t xml:space="preserve">Henan Key Laboratory of Superhard Abrasives and Grinding Equipment, </w:t>
      </w:r>
      <w:bookmarkStart w:id="5" w:name="OLE_LINK7"/>
      <w:bookmarkStart w:id="6" w:name="OLE_LINK2"/>
      <w:r>
        <w:rPr>
          <w:rFonts w:ascii="Minion Pro" w:hAnsi="Minion Pro"/>
          <w:color w:val="000000" w:themeColor="text1"/>
          <w:sz w:val="18"/>
          <w:szCs w:val="18"/>
        </w:rPr>
        <w:t>Henan University of Technology</w:t>
      </w:r>
      <w:bookmarkEnd w:id="5"/>
      <w:r>
        <w:rPr>
          <w:rFonts w:ascii="Minion Pro" w:hAnsi="Minion Pro"/>
          <w:color w:val="000000" w:themeColor="text1"/>
          <w:sz w:val="18"/>
          <w:szCs w:val="18"/>
        </w:rPr>
        <w:t>,</w:t>
      </w:r>
      <w:bookmarkEnd w:id="6"/>
      <w:r>
        <w:rPr>
          <w:rFonts w:ascii="Minion Pro" w:hAnsi="Minion Pro"/>
          <w:color w:val="000000" w:themeColor="text1"/>
          <w:sz w:val="18"/>
          <w:szCs w:val="18"/>
        </w:rPr>
        <w:t xml:space="preserve"> </w:t>
      </w:r>
      <w:bookmarkStart w:id="7" w:name="_Hlk164867222"/>
      <w:r>
        <w:rPr>
          <w:rFonts w:ascii="Minion Pro" w:hAnsi="Minion Pro"/>
          <w:color w:val="000000" w:themeColor="text1"/>
          <w:sz w:val="18"/>
          <w:szCs w:val="18"/>
        </w:rPr>
        <w:t>Zhengzhou, 450001,</w:t>
      </w:r>
      <w:bookmarkEnd w:id="7"/>
      <w:r>
        <w:rPr>
          <w:rFonts w:ascii="Minion Pro" w:hAnsi="Minion Pro"/>
          <w:color w:val="000000" w:themeColor="text1"/>
          <w:sz w:val="18"/>
          <w:szCs w:val="18"/>
        </w:rPr>
        <w:t xml:space="preserve"> China</w:t>
      </w:r>
    </w:p>
    <w:p w14:paraId="5850243F" w14:textId="77777777" w:rsidR="007C74AA" w:rsidRDefault="00000000">
      <w:pPr>
        <w:widowControl w:val="0"/>
        <w:snapToGrid w:val="0"/>
        <w:jc w:val="left"/>
        <w:rPr>
          <w:rFonts w:ascii="Minion Pro" w:hAnsi="Minion Pro"/>
          <w:color w:val="000000" w:themeColor="text1"/>
          <w:sz w:val="18"/>
          <w:szCs w:val="18"/>
        </w:rPr>
      </w:pPr>
      <w:r>
        <w:rPr>
          <w:rFonts w:ascii="Minion Pro" w:hAnsi="Minion Pro"/>
          <w:color w:val="000000" w:themeColor="text1"/>
          <w:sz w:val="18"/>
          <w:szCs w:val="18"/>
          <w:vertAlign w:val="superscript"/>
        </w:rPr>
        <w:t>2</w:t>
      </w:r>
      <w:r>
        <w:rPr>
          <w:rFonts w:ascii="Minion Pro" w:hAnsi="Minion Pro"/>
          <w:color w:val="000000" w:themeColor="text1"/>
          <w:sz w:val="18"/>
          <w:szCs w:val="18"/>
        </w:rPr>
        <w:t xml:space="preserve">School of Mechanical and Electrical Engineering, </w:t>
      </w:r>
      <w:bookmarkStart w:id="8" w:name="_Hlk164869584"/>
      <w:r>
        <w:rPr>
          <w:rFonts w:ascii="Minion Pro" w:hAnsi="Minion Pro"/>
          <w:color w:val="000000" w:themeColor="text1"/>
          <w:sz w:val="18"/>
          <w:szCs w:val="18"/>
        </w:rPr>
        <w:t>Henan University of Technology</w:t>
      </w:r>
      <w:bookmarkEnd w:id="8"/>
      <w:r>
        <w:rPr>
          <w:rFonts w:ascii="Minion Pro" w:hAnsi="Minion Pro"/>
          <w:color w:val="000000" w:themeColor="text1"/>
          <w:sz w:val="18"/>
          <w:szCs w:val="18"/>
        </w:rPr>
        <w:t>, Zhengzhou, 450001, China</w:t>
      </w:r>
    </w:p>
    <w:p w14:paraId="158B671F" w14:textId="77777777" w:rsidR="007C74AA" w:rsidRDefault="00000000">
      <w:pPr>
        <w:widowControl w:val="0"/>
        <w:snapToGrid w:val="0"/>
        <w:jc w:val="left"/>
        <w:rPr>
          <w:rFonts w:ascii="Minion Pro" w:hAnsi="Minion Pro"/>
        </w:rPr>
      </w:pPr>
      <w:r>
        <w:rPr>
          <w:rFonts w:ascii="Minion Pro" w:hAnsi="Minion Pro"/>
          <w:color w:val="000000" w:themeColor="text1"/>
          <w:sz w:val="18"/>
          <w:szCs w:val="18"/>
        </w:rPr>
        <w:t xml:space="preserve">*Corresponding Author: </w:t>
      </w:r>
      <w:proofErr w:type="spellStart"/>
      <w:r>
        <w:rPr>
          <w:rFonts w:ascii="Minion Pro" w:hAnsi="Minion Pro"/>
          <w:color w:val="000000" w:themeColor="text1"/>
          <w:sz w:val="18"/>
          <w:szCs w:val="18"/>
        </w:rPr>
        <w:t>Zhenshuai</w:t>
      </w:r>
      <w:proofErr w:type="spellEnd"/>
      <w:r>
        <w:rPr>
          <w:rFonts w:ascii="Minion Pro" w:hAnsi="Minion Pro"/>
          <w:color w:val="000000" w:themeColor="text1"/>
          <w:sz w:val="18"/>
          <w:szCs w:val="18"/>
        </w:rPr>
        <w:t xml:space="preserve"> Wan. Email: wanzhenshuai@haut.edu.cn</w:t>
      </w:r>
    </w:p>
    <w:p w14:paraId="1FFFC8C3" w14:textId="77777777" w:rsidR="007C74AA" w:rsidRDefault="00000000">
      <w:pPr>
        <w:widowControl w:val="0"/>
        <w:snapToGrid w:val="0"/>
        <w:jc w:val="left"/>
        <w:rPr>
          <w:rFonts w:ascii="Minion Pro" w:hAnsi="Minion Pro"/>
        </w:rPr>
      </w:pPr>
      <w:r>
        <w:rPr>
          <w:rFonts w:ascii="Minion Pro" w:hAnsi="Minion Pro"/>
          <w:color w:val="000000" w:themeColor="text1"/>
          <w:sz w:val="18"/>
          <w:szCs w:val="18"/>
        </w:rPr>
        <w:t xml:space="preserve">Received: </w:t>
      </w:r>
      <w:r>
        <w:rPr>
          <w:rFonts w:ascii="Minion Pro" w:hAnsi="Minion Pro" w:hint="eastAsia"/>
          <w:color w:val="000000" w:themeColor="text1"/>
          <w:sz w:val="18"/>
          <w:szCs w:val="18"/>
        </w:rPr>
        <w:t>10 May 2024</w:t>
      </w:r>
      <w:r>
        <w:rPr>
          <w:rFonts w:ascii="Minion Pro" w:hAnsi="Minion Pro"/>
          <w:color w:val="000000" w:themeColor="text1"/>
          <w:sz w:val="18"/>
          <w:szCs w:val="18"/>
        </w:rPr>
        <w:t xml:space="preserve">    Accepted: </w:t>
      </w:r>
      <w:r>
        <w:rPr>
          <w:rFonts w:ascii="Minion Pro" w:hAnsi="Minion Pro" w:hint="eastAsia"/>
          <w:color w:val="000000" w:themeColor="text1"/>
          <w:sz w:val="18"/>
          <w:szCs w:val="18"/>
        </w:rPr>
        <w:t>15 August 2024</w:t>
      </w:r>
    </w:p>
    <w:p w14:paraId="32C592AB" w14:textId="77777777" w:rsidR="007C74AA" w:rsidRDefault="007C74AA">
      <w:pPr>
        <w:widowControl w:val="0"/>
        <w:snapToGrid w:val="0"/>
        <w:spacing w:after="240"/>
        <w:jc w:val="left"/>
        <w:rPr>
          <w:rStyle w:val="af3"/>
          <w:rFonts w:ascii="Minion Pro" w:hAnsi="Minion Pro"/>
          <w:color w:val="000000" w:themeColor="text1"/>
          <w:sz w:val="18"/>
          <w:szCs w:val="18"/>
        </w:rPr>
      </w:pPr>
    </w:p>
    <w:p w14:paraId="60987BF1" w14:textId="77777777" w:rsidR="007C74AA" w:rsidRDefault="00000000">
      <w:pPr>
        <w:widowControl w:val="0"/>
        <w:snapToGrid w:val="0"/>
        <w:jc w:val="left"/>
        <w:rPr>
          <w:rStyle w:val="af3"/>
          <w:color w:val="000000" w:themeColor="text1"/>
          <w:sz w:val="18"/>
          <w:szCs w:val="18"/>
        </w:rPr>
      </w:pPr>
      <w:r>
        <w:rPr>
          <w:rStyle w:val="ab"/>
          <w:noProof/>
          <w:color w:val="000000" w:themeColor="text1"/>
        </w:rPr>
        <mc:AlternateContent>
          <mc:Choice Requires="wps">
            <w:drawing>
              <wp:inline distT="0" distB="0" distL="0" distR="0" wp14:anchorId="4DCAD8DE" wp14:editId="79EE9882">
                <wp:extent cx="5537200" cy="1243330"/>
                <wp:effectExtent l="0" t="0" r="635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607" cy="1243354"/>
                        </a:xfrm>
                        <a:prstGeom prst="rect">
                          <a:avLst/>
                        </a:prstGeom>
                        <a:solidFill>
                          <a:schemeClr val="bg1">
                            <a:lumMod val="95000"/>
                          </a:schemeClr>
                        </a:solidFill>
                        <a:ln w="9525">
                          <a:noFill/>
                          <a:miter lim="800000"/>
                        </a:ln>
                      </wps:spPr>
                      <wps:txbx>
                        <w:txbxContent>
                          <w:p w14:paraId="1019CA90" w14:textId="77777777" w:rsidR="007C74AA" w:rsidRDefault="00000000">
                            <w:pPr>
                              <w:widowControl w:val="0"/>
                              <w:snapToGrid w:val="0"/>
                              <w:rPr>
                                <w:rFonts w:ascii="Minion Pro" w:hAnsi="Minion Pro"/>
                                <w:b/>
                                <w:bCs/>
                                <w:sz w:val="20"/>
                              </w:rPr>
                            </w:pPr>
                            <w:r>
                              <w:rPr>
                                <w:rFonts w:ascii="Minion Pro" w:hAnsi="Minion Pro"/>
                                <w:b/>
                                <w:bCs/>
                                <w:sz w:val="20"/>
                              </w:rPr>
                              <w:t>ABSTRACT</w:t>
                            </w:r>
                          </w:p>
                          <w:p w14:paraId="487CB8A0" w14:textId="77777777" w:rsidR="007C74AA" w:rsidRDefault="00000000">
                            <w:pPr>
                              <w:widowControl w:val="0"/>
                              <w:snapToGrid w:val="0"/>
                              <w:rPr>
                                <w:rFonts w:ascii="Minion Pro" w:hAnsi="Minion Pro"/>
                                <w:sz w:val="20"/>
                              </w:rPr>
                            </w:pPr>
                            <w:bookmarkStart w:id="9" w:name="OLE_LINK6"/>
                            <w:r>
                              <w:rPr>
                                <w:rFonts w:ascii="Minion Pro" w:hAnsi="Minion Pro"/>
                                <w:sz w:val="20"/>
                              </w:rPr>
                              <w:t xml:space="preserve">Hydraulic actuators are highly nonlinear when they are subjected to different types of model uncertainties and dynamic disturbances. These unfavorable factors adversely affect the control performance of the hydraulic actuator. Although </w:t>
                            </w:r>
                            <w:r>
                              <w:rPr>
                                <w:rFonts w:ascii="Minion Pro" w:hAnsi="Minion Pro" w:hint="eastAsia"/>
                                <w:sz w:val="20"/>
                              </w:rPr>
                              <w:t xml:space="preserve">various control methods </w:t>
                            </w:r>
                            <w:r>
                              <w:rPr>
                                <w:rFonts w:ascii="Minion Pro" w:hAnsi="Minion Pro"/>
                                <w:sz w:val="20"/>
                              </w:rPr>
                              <w:t>have been employed</w:t>
                            </w:r>
                            <w:r>
                              <w:rPr>
                                <w:rFonts w:ascii="Minion Pro" w:hAnsi="Minion Pro" w:hint="eastAsia"/>
                                <w:sz w:val="20"/>
                              </w:rPr>
                              <w:t xml:space="preserve"> to improve the</w:t>
                            </w:r>
                            <w:r>
                              <w:rPr>
                                <w:rFonts w:ascii="Minion Pro" w:hAnsi="Minion Pro"/>
                                <w:sz w:val="20"/>
                              </w:rPr>
                              <w:t xml:space="preserve"> </w:t>
                            </w:r>
                            <w:r>
                              <w:rPr>
                                <w:rFonts w:ascii="Minion Pro" w:hAnsi="Minion Pro" w:hint="eastAsia"/>
                                <w:sz w:val="20"/>
                              </w:rPr>
                              <w:t>tracking precision</w:t>
                            </w:r>
                            <w:r>
                              <w:rPr>
                                <w:rFonts w:ascii="Minion Pro" w:hAnsi="Minion Pro"/>
                                <w:sz w:val="20"/>
                              </w:rPr>
                              <w:t xml:space="preserve"> of the </w:t>
                            </w:r>
                            <w:r>
                              <w:rPr>
                                <w:rFonts w:ascii="Minion Pro" w:hAnsi="Minion Pro" w:hint="eastAsia"/>
                                <w:sz w:val="20"/>
                              </w:rPr>
                              <w:t xml:space="preserve">dynamic </w:t>
                            </w:r>
                            <w:r>
                              <w:rPr>
                                <w:rFonts w:ascii="Minion Pro" w:hAnsi="Minion Pro"/>
                                <w:sz w:val="20"/>
                              </w:rPr>
                              <w:t>system</w:t>
                            </w:r>
                            <w:r>
                              <w:rPr>
                                <w:rFonts w:ascii="Minion Pro" w:hAnsi="Minion Pro" w:hint="eastAsia"/>
                                <w:sz w:val="20"/>
                              </w:rPr>
                              <w:t>, o</w:t>
                            </w:r>
                            <w:r>
                              <w:rPr>
                                <w:rFonts w:ascii="Minion Pro" w:hAnsi="Minion Pro"/>
                                <w:sz w:val="20"/>
                              </w:rPr>
                              <w:t>ptimiz</w:t>
                            </w:r>
                            <w:r>
                              <w:rPr>
                                <w:rFonts w:ascii="Minion Pro" w:hAnsi="Minion Pro" w:hint="eastAsia"/>
                                <w:sz w:val="20"/>
                              </w:rPr>
                              <w:t>ing</w:t>
                            </w:r>
                            <w:r>
                              <w:rPr>
                                <w:rFonts w:ascii="Minion Pro" w:hAnsi="Minion Pro"/>
                                <w:sz w:val="20"/>
                              </w:rPr>
                              <w:t xml:space="preserve"> and adjust</w:t>
                            </w:r>
                            <w:r>
                              <w:rPr>
                                <w:rFonts w:ascii="Minion Pro" w:hAnsi="Minion Pro" w:hint="eastAsia"/>
                                <w:sz w:val="20"/>
                              </w:rPr>
                              <w:t>ing</w:t>
                            </w:r>
                            <w:r>
                              <w:rPr>
                                <w:rFonts w:ascii="Minion Pro" w:hAnsi="Minion Pro"/>
                                <w:sz w:val="20"/>
                              </w:rPr>
                              <w:t xml:space="preserve"> control gain</w:t>
                            </w:r>
                            <w:r>
                              <w:rPr>
                                <w:rFonts w:ascii="Minion Pro" w:hAnsi="Minion Pro" w:hint="eastAsia"/>
                                <w:sz w:val="20"/>
                              </w:rPr>
                              <w:t xml:space="preserve"> to</w:t>
                            </w:r>
                            <w:r>
                              <w:rPr>
                                <w:rFonts w:ascii="Minion Pro" w:hAnsi="Minion Pro"/>
                                <w:sz w:val="20"/>
                              </w:rPr>
                              <w:t xml:space="preserve"> mitigate</w:t>
                            </w:r>
                            <w:r>
                              <w:rPr>
                                <w:rFonts w:ascii="Minion Pro" w:hAnsi="Minion Pro" w:hint="eastAsia"/>
                                <w:sz w:val="20"/>
                              </w:rPr>
                              <w:t xml:space="preserve"> the hydraulic actuator model uncertainties</w:t>
                            </w:r>
                            <w:r>
                              <w:rPr>
                                <w:rFonts w:ascii="Minion Pro" w:hAnsi="Minion Pro"/>
                                <w:sz w:val="20"/>
                              </w:rPr>
                              <w:t xml:space="preserve"> remains elusive</w:t>
                            </w:r>
                            <w:r>
                              <w:rPr>
                                <w:rFonts w:ascii="Minion Pro" w:hAnsi="Minion Pro" w:hint="eastAsia"/>
                                <w:sz w:val="20"/>
                              </w:rPr>
                              <w:t xml:space="preserve">. </w:t>
                            </w:r>
                            <w:r>
                              <w:rPr>
                                <w:rFonts w:ascii="Minion Pro" w:hAnsi="Minion Pro"/>
                                <w:sz w:val="20"/>
                              </w:rPr>
                              <w:t xml:space="preserve">This study presents an </w:t>
                            </w:r>
                            <w:bookmarkStart w:id="10" w:name="OLE_LINK14"/>
                            <w:r>
                              <w:rPr>
                                <w:rFonts w:ascii="Minion Pro" w:hAnsi="Minion Pro"/>
                                <w:sz w:val="20"/>
                              </w:rPr>
                              <w:t xml:space="preserve">adaptive </w:t>
                            </w:r>
                            <w:r>
                              <w:rPr>
                                <w:rFonts w:ascii="Minion Pro" w:hAnsi="Minion Pro" w:hint="eastAsia"/>
                                <w:sz w:val="20"/>
                              </w:rPr>
                              <w:t>back-stepping</w:t>
                            </w:r>
                            <w:r>
                              <w:rPr>
                                <w:rFonts w:ascii="Minion Pro" w:hAnsi="Minion Pro"/>
                                <w:sz w:val="20"/>
                              </w:rPr>
                              <w:t xml:space="preserve"> sliding mode controller (ABSMC)</w:t>
                            </w:r>
                            <w:bookmarkEnd w:id="10"/>
                            <w:r>
                              <w:rPr>
                                <w:rFonts w:ascii="Minion Pro" w:hAnsi="Minion Pro"/>
                                <w:sz w:val="20"/>
                              </w:rPr>
                              <w:t xml:space="preserve"> to enhance the trajectory tracking precision, where the virtual control law is constructed to replace the position error. The adaptive control theory is introduced in </w:t>
                            </w:r>
                            <w:r>
                              <w:rPr>
                                <w:rFonts w:ascii="Minion Pro" w:hAnsi="Minion Pro" w:hint="eastAsia"/>
                                <w:sz w:val="20"/>
                              </w:rPr>
                              <w:t>back-stepping</w:t>
                            </w:r>
                            <w:r>
                              <w:rPr>
                                <w:rFonts w:ascii="Minion Pro" w:hAnsi="Minion Pro"/>
                                <w:sz w:val="20"/>
                              </w:rPr>
                              <w:t xml:space="preserve"> controller design to compensate for the model uncertainties and time-varying disturbances. Based on Lyapunov theory, the finite-time convergence of the position tracking errors is proved. Furthermore, the effectiveness of the developed control scheme is conducted via extensive comparative experiment</w:t>
                            </w:r>
                            <w:r>
                              <w:rPr>
                                <w:rFonts w:ascii="Minion Pro" w:hAnsi="Minion Pro" w:hint="eastAsia"/>
                                <w:sz w:val="20"/>
                              </w:rPr>
                              <w:t>s</w:t>
                            </w:r>
                            <w:r>
                              <w:rPr>
                                <w:rFonts w:ascii="Minion Pro" w:hAnsi="Minion Pro"/>
                                <w:sz w:val="20"/>
                              </w:rPr>
                              <w:t>.</w:t>
                            </w:r>
                          </w:p>
                          <w:bookmarkEnd w:id="9"/>
                          <w:p w14:paraId="73C3A272" w14:textId="77777777" w:rsidR="007C74AA" w:rsidRDefault="00000000">
                            <w:pPr>
                              <w:widowControl w:val="0"/>
                              <w:snapToGrid w:val="0"/>
                              <w:spacing w:beforeLines="100" w:before="312"/>
                              <w:rPr>
                                <w:rFonts w:ascii="Minion Pro" w:hAnsi="Minion Pro"/>
                                <w:b/>
                                <w:sz w:val="20"/>
                              </w:rPr>
                            </w:pPr>
                            <w:r>
                              <w:rPr>
                                <w:rFonts w:ascii="Minion Pro" w:hAnsi="Minion Pro"/>
                                <w:b/>
                                <w:sz w:val="20"/>
                              </w:rPr>
                              <w:t>KEYWORDS</w:t>
                            </w:r>
                          </w:p>
                          <w:p w14:paraId="333BE4D4" w14:textId="77777777" w:rsidR="007C74AA" w:rsidRDefault="00000000">
                            <w:pPr>
                              <w:widowControl w:val="0"/>
                              <w:snapToGrid w:val="0"/>
                              <w:jc w:val="left"/>
                              <w:rPr>
                                <w:rFonts w:ascii="Minion Pro" w:hAnsi="Minion Pro"/>
                                <w:color w:val="000000" w:themeColor="text1"/>
                                <w:sz w:val="20"/>
                              </w:rPr>
                            </w:pPr>
                            <w:r>
                              <w:rPr>
                                <w:rFonts w:ascii="Minion Pro" w:hAnsi="Minion Pro"/>
                                <w:color w:val="000000" w:themeColor="text1"/>
                                <w:sz w:val="20"/>
                              </w:rPr>
                              <w:t xml:space="preserve">Hydraulic actuator; </w:t>
                            </w:r>
                            <w:r>
                              <w:rPr>
                                <w:rFonts w:ascii="Minion Pro" w:hAnsi="Minion Pro" w:hint="eastAsia"/>
                                <w:color w:val="000000" w:themeColor="text1"/>
                                <w:sz w:val="20"/>
                              </w:rPr>
                              <w:t>back-stepping</w:t>
                            </w:r>
                            <w:r>
                              <w:rPr>
                                <w:rFonts w:ascii="Minion Pro" w:hAnsi="Minion Pro"/>
                                <w:color w:val="000000" w:themeColor="text1"/>
                                <w:sz w:val="20"/>
                              </w:rPr>
                              <w:t xml:space="preserve"> control; adaptive control; model uncertainties</w:t>
                            </w:r>
                          </w:p>
                        </w:txbxContent>
                      </wps:txbx>
                      <wps:bodyPr rot="0" vert="horz" wrap="square" lIns="91440" tIns="45720" rIns="91440" bIns="45720" anchor="t" anchorCtr="0">
                        <a:spAutoFit/>
                      </wps:bodyPr>
                    </wps:wsp>
                  </a:graphicData>
                </a:graphic>
              </wp:inline>
            </w:drawing>
          </mc:Choice>
          <mc:Fallback>
            <w:pict>
              <v:shapetype w14:anchorId="4DCAD8DE" id="_x0000_t202" coordsize="21600,21600" o:spt="202" path="m,l,21600r21600,l21600,xe">
                <v:stroke joinstyle="miter"/>
                <v:path gradientshapeok="t" o:connecttype="rect"/>
              </v:shapetype>
              <v:shape id="文本框 2" o:spid="_x0000_s1026" type="#_x0000_t202" style="width:436pt;height:9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" fillcolor="#f2f2f2 [3052]" stroked="f">
                <v:textbox style="mso-fit-shape-to-text:t">
                  <w:txbxContent>
                    <w:p w14:paraId="1019CA90" w14:textId="77777777" w:rsidR="007C74AA" w:rsidRDefault="00000000">
                      <w:pPr>
                        <w:widowControl w:val="0"/>
                        <w:snapToGrid w:val="0"/>
                        <w:rPr>
                          <w:rFonts w:ascii="Minion Pro" w:hAnsi="Minion Pro"/>
                          <w:b/>
                          <w:bCs/>
                          <w:sz w:val="20"/>
                        </w:rPr>
                      </w:pPr>
                      <w:r>
                        <w:rPr>
                          <w:rFonts w:ascii="Minion Pro" w:hAnsi="Minion Pro"/>
                          <w:b/>
                          <w:bCs/>
                          <w:sz w:val="20"/>
                        </w:rPr>
                        <w:t>ABSTRACT</w:t>
                      </w:r>
                    </w:p>
                    <w:p w14:paraId="487CB8A0" w14:textId="77777777" w:rsidR="007C74AA" w:rsidRDefault="00000000">
                      <w:pPr>
                        <w:widowControl w:val="0"/>
                        <w:snapToGrid w:val="0"/>
                        <w:rPr>
                          <w:rFonts w:ascii="Minion Pro" w:hAnsi="Minion Pro"/>
                          <w:sz w:val="20"/>
                        </w:rPr>
                      </w:pPr>
                      <w:bookmarkStart w:id="11" w:name="OLE_LINK6"/>
                      <w:r>
                        <w:rPr>
                          <w:rFonts w:ascii="Minion Pro" w:hAnsi="Minion Pro"/>
                          <w:sz w:val="20"/>
                        </w:rPr>
                        <w:t xml:space="preserve">Hydraulic actuators are highly nonlinear when they are subjected to different types of model uncertainties and dynamic disturbances. These unfavorable factors adversely affect the control performance of the hydraulic actuator. Although </w:t>
                      </w:r>
                      <w:r>
                        <w:rPr>
                          <w:rFonts w:ascii="Minion Pro" w:hAnsi="Minion Pro" w:hint="eastAsia"/>
                          <w:sz w:val="20"/>
                        </w:rPr>
                        <w:t xml:space="preserve">various control methods </w:t>
                      </w:r>
                      <w:r>
                        <w:rPr>
                          <w:rFonts w:ascii="Minion Pro" w:hAnsi="Minion Pro"/>
                          <w:sz w:val="20"/>
                        </w:rPr>
                        <w:t>have been employed</w:t>
                      </w:r>
                      <w:r>
                        <w:rPr>
                          <w:rFonts w:ascii="Minion Pro" w:hAnsi="Minion Pro" w:hint="eastAsia"/>
                          <w:sz w:val="20"/>
                        </w:rPr>
                        <w:t xml:space="preserve"> to improve the</w:t>
                      </w:r>
                      <w:r>
                        <w:rPr>
                          <w:rFonts w:ascii="Minion Pro" w:hAnsi="Minion Pro"/>
                          <w:sz w:val="20"/>
                        </w:rPr>
                        <w:t xml:space="preserve"> </w:t>
                      </w:r>
                      <w:r>
                        <w:rPr>
                          <w:rFonts w:ascii="Minion Pro" w:hAnsi="Minion Pro" w:hint="eastAsia"/>
                          <w:sz w:val="20"/>
                        </w:rPr>
                        <w:t>tracking precision</w:t>
                      </w:r>
                      <w:r>
                        <w:rPr>
                          <w:rFonts w:ascii="Minion Pro" w:hAnsi="Minion Pro"/>
                          <w:sz w:val="20"/>
                        </w:rPr>
                        <w:t xml:space="preserve"> of the </w:t>
                      </w:r>
                      <w:r>
                        <w:rPr>
                          <w:rFonts w:ascii="Minion Pro" w:hAnsi="Minion Pro" w:hint="eastAsia"/>
                          <w:sz w:val="20"/>
                        </w:rPr>
                        <w:t xml:space="preserve">dynamic </w:t>
                      </w:r>
                      <w:r>
                        <w:rPr>
                          <w:rFonts w:ascii="Minion Pro" w:hAnsi="Minion Pro"/>
                          <w:sz w:val="20"/>
                        </w:rPr>
                        <w:t>system</w:t>
                      </w:r>
                      <w:r>
                        <w:rPr>
                          <w:rFonts w:ascii="Minion Pro" w:hAnsi="Minion Pro" w:hint="eastAsia"/>
                          <w:sz w:val="20"/>
                        </w:rPr>
                        <w:t>, o</w:t>
                      </w:r>
                      <w:r>
                        <w:rPr>
                          <w:rFonts w:ascii="Minion Pro" w:hAnsi="Minion Pro"/>
                          <w:sz w:val="20"/>
                        </w:rPr>
                        <w:t>ptimiz</w:t>
                      </w:r>
                      <w:r>
                        <w:rPr>
                          <w:rFonts w:ascii="Minion Pro" w:hAnsi="Minion Pro" w:hint="eastAsia"/>
                          <w:sz w:val="20"/>
                        </w:rPr>
                        <w:t>ing</w:t>
                      </w:r>
                      <w:r>
                        <w:rPr>
                          <w:rFonts w:ascii="Minion Pro" w:hAnsi="Minion Pro"/>
                          <w:sz w:val="20"/>
                        </w:rPr>
                        <w:t xml:space="preserve"> and adjust</w:t>
                      </w:r>
                      <w:r>
                        <w:rPr>
                          <w:rFonts w:ascii="Minion Pro" w:hAnsi="Minion Pro" w:hint="eastAsia"/>
                          <w:sz w:val="20"/>
                        </w:rPr>
                        <w:t>ing</w:t>
                      </w:r>
                      <w:r>
                        <w:rPr>
                          <w:rFonts w:ascii="Minion Pro" w:hAnsi="Minion Pro"/>
                          <w:sz w:val="20"/>
                        </w:rPr>
                        <w:t xml:space="preserve"> control gain</w:t>
                      </w:r>
                      <w:r>
                        <w:rPr>
                          <w:rFonts w:ascii="Minion Pro" w:hAnsi="Minion Pro" w:hint="eastAsia"/>
                          <w:sz w:val="20"/>
                        </w:rPr>
                        <w:t xml:space="preserve"> to</w:t>
                      </w:r>
                      <w:r>
                        <w:rPr>
                          <w:rFonts w:ascii="Minion Pro" w:hAnsi="Minion Pro"/>
                          <w:sz w:val="20"/>
                        </w:rPr>
                        <w:t xml:space="preserve"> mitigate</w:t>
                      </w:r>
                      <w:r>
                        <w:rPr>
                          <w:rFonts w:ascii="Minion Pro" w:hAnsi="Minion Pro" w:hint="eastAsia"/>
                          <w:sz w:val="20"/>
                        </w:rPr>
                        <w:t xml:space="preserve"> the hydraulic actuator model uncertainties</w:t>
                      </w:r>
                      <w:r>
                        <w:rPr>
                          <w:rFonts w:ascii="Minion Pro" w:hAnsi="Minion Pro"/>
                          <w:sz w:val="20"/>
                        </w:rPr>
                        <w:t xml:space="preserve"> remains elusive</w:t>
                      </w:r>
                      <w:r>
                        <w:rPr>
                          <w:rFonts w:ascii="Minion Pro" w:hAnsi="Minion Pro" w:hint="eastAsia"/>
                          <w:sz w:val="20"/>
                        </w:rPr>
                        <w:t xml:space="preserve">. </w:t>
                      </w:r>
                      <w:r>
                        <w:rPr>
                          <w:rFonts w:ascii="Minion Pro" w:hAnsi="Minion Pro"/>
                          <w:sz w:val="20"/>
                        </w:rPr>
                        <w:t xml:space="preserve">This study presents an </w:t>
                      </w:r>
                      <w:bookmarkStart w:id="12" w:name="OLE_LINK14"/>
                      <w:r>
                        <w:rPr>
                          <w:rFonts w:ascii="Minion Pro" w:hAnsi="Minion Pro"/>
                          <w:sz w:val="20"/>
                        </w:rPr>
                        <w:t xml:space="preserve">adaptive </w:t>
                      </w:r>
                      <w:r>
                        <w:rPr>
                          <w:rFonts w:ascii="Minion Pro" w:hAnsi="Minion Pro" w:hint="eastAsia"/>
                          <w:sz w:val="20"/>
                        </w:rPr>
                        <w:t>back-stepping</w:t>
                      </w:r>
                      <w:r>
                        <w:rPr>
                          <w:rFonts w:ascii="Minion Pro" w:hAnsi="Minion Pro"/>
                          <w:sz w:val="20"/>
                        </w:rPr>
                        <w:t xml:space="preserve"> sliding mode controller (ABSMC)</w:t>
                      </w:r>
                      <w:bookmarkEnd w:id="12"/>
                      <w:r>
                        <w:rPr>
                          <w:rFonts w:ascii="Minion Pro" w:hAnsi="Minion Pro"/>
                          <w:sz w:val="20"/>
                        </w:rPr>
                        <w:t xml:space="preserve"> to enhance the trajectory tracking precision, where the virtual control law is constructed to replace the position error. The adaptive control theory is introduced in </w:t>
                      </w:r>
                      <w:r>
                        <w:rPr>
                          <w:rFonts w:ascii="Minion Pro" w:hAnsi="Minion Pro" w:hint="eastAsia"/>
                          <w:sz w:val="20"/>
                        </w:rPr>
                        <w:t>back-stepping</w:t>
                      </w:r>
                      <w:r>
                        <w:rPr>
                          <w:rFonts w:ascii="Minion Pro" w:hAnsi="Minion Pro"/>
                          <w:sz w:val="20"/>
                        </w:rPr>
                        <w:t xml:space="preserve"> controller design to compensate for the model uncertainties and time-varying disturbances. Based on Lyapunov theory, the finite-time convergence of the position tracking errors is proved. Furthermore, the effectiveness of the developed control scheme is conducted via extensive comparative experiment</w:t>
                      </w:r>
                      <w:r>
                        <w:rPr>
                          <w:rFonts w:ascii="Minion Pro" w:hAnsi="Minion Pro" w:hint="eastAsia"/>
                          <w:sz w:val="20"/>
                        </w:rPr>
                        <w:t>s</w:t>
                      </w:r>
                      <w:r>
                        <w:rPr>
                          <w:rFonts w:ascii="Minion Pro" w:hAnsi="Minion Pro"/>
                          <w:sz w:val="20"/>
                        </w:rPr>
                        <w:t>.</w:t>
                      </w:r>
                    </w:p>
                    <w:bookmarkEnd w:id="11"/>
                    <w:p w14:paraId="73C3A272" w14:textId="77777777" w:rsidR="007C74AA" w:rsidRDefault="00000000">
                      <w:pPr>
                        <w:widowControl w:val="0"/>
                        <w:snapToGrid w:val="0"/>
                        <w:spacing w:beforeLines="100" w:before="312"/>
                        <w:rPr>
                          <w:rFonts w:ascii="Minion Pro" w:hAnsi="Minion Pro"/>
                          <w:b/>
                          <w:sz w:val="20"/>
                        </w:rPr>
                      </w:pPr>
                      <w:r>
                        <w:rPr>
                          <w:rFonts w:ascii="Minion Pro" w:hAnsi="Minion Pro"/>
                          <w:b/>
                          <w:sz w:val="20"/>
                        </w:rPr>
                        <w:t>KEYWORDS</w:t>
                      </w:r>
                    </w:p>
                    <w:p w14:paraId="333BE4D4" w14:textId="77777777" w:rsidR="007C74AA" w:rsidRDefault="00000000">
                      <w:pPr>
                        <w:widowControl w:val="0"/>
                        <w:snapToGrid w:val="0"/>
                        <w:jc w:val="left"/>
                        <w:rPr>
                          <w:rFonts w:ascii="Minion Pro" w:hAnsi="Minion Pro"/>
                          <w:color w:val="000000" w:themeColor="text1"/>
                          <w:sz w:val="20"/>
                        </w:rPr>
                      </w:pPr>
                      <w:r>
                        <w:rPr>
                          <w:rFonts w:ascii="Minion Pro" w:hAnsi="Minion Pro"/>
                          <w:color w:val="000000" w:themeColor="text1"/>
                          <w:sz w:val="20"/>
                        </w:rPr>
                        <w:t xml:space="preserve">Hydraulic actuator; </w:t>
                      </w:r>
                      <w:r>
                        <w:rPr>
                          <w:rFonts w:ascii="Minion Pro" w:hAnsi="Minion Pro" w:hint="eastAsia"/>
                          <w:color w:val="000000" w:themeColor="text1"/>
                          <w:sz w:val="20"/>
                        </w:rPr>
                        <w:t>back-stepping</w:t>
                      </w:r>
                      <w:r>
                        <w:rPr>
                          <w:rFonts w:ascii="Minion Pro" w:hAnsi="Minion Pro"/>
                          <w:color w:val="000000" w:themeColor="text1"/>
                          <w:sz w:val="20"/>
                        </w:rPr>
                        <w:t xml:space="preserve"> control; adaptive control; model uncertainties</w:t>
                      </w:r>
                    </w:p>
                  </w:txbxContent>
                </v:textbox>
                <w10:anchorlock/>
              </v:shape>
            </w:pict>
          </mc:Fallback>
        </mc:AlternateContent>
      </w:r>
      <w:bookmarkStart w:id="13" w:name="_Hlk92447203"/>
    </w:p>
    <w:tbl>
      <w:tblPr>
        <w:tblW w:w="8721"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1"/>
      </w:tblGrid>
      <w:tr w:rsidR="007C74AA" w14:paraId="721C84B8" w14:textId="77777777">
        <w:trPr>
          <w:trHeight w:val="127"/>
        </w:trPr>
        <w:tc>
          <w:tcPr>
            <w:tcW w:w="8721" w:type="dxa"/>
            <w:tcBorders>
              <w:left w:val="nil"/>
              <w:bottom w:val="nil"/>
              <w:right w:val="nil"/>
            </w:tcBorders>
          </w:tcPr>
          <w:p w14:paraId="54D7B3E0" w14:textId="77777777" w:rsidR="007C74AA" w:rsidRDefault="007C74AA">
            <w:pPr>
              <w:widowControl w:val="0"/>
              <w:snapToGrid w:val="0"/>
              <w:jc w:val="left"/>
              <w:rPr>
                <w:rStyle w:val="af3"/>
                <w:color w:val="000000" w:themeColor="text1"/>
                <w:sz w:val="18"/>
                <w:szCs w:val="18"/>
              </w:rPr>
            </w:pPr>
          </w:p>
        </w:tc>
      </w:tr>
    </w:tbl>
    <w:p w14:paraId="4B1C79B5" w14:textId="77777777" w:rsidR="007C74AA" w:rsidRDefault="007C74AA">
      <w:pPr>
        <w:widowControl w:val="0"/>
        <w:snapToGrid w:val="0"/>
        <w:jc w:val="left"/>
        <w:rPr>
          <w:rStyle w:val="af3"/>
          <w:color w:val="000000" w:themeColor="text1"/>
          <w:sz w:val="18"/>
          <w:szCs w:val="18"/>
        </w:rPr>
      </w:pPr>
    </w:p>
    <w:bookmarkEnd w:id="13"/>
    <w:p w14:paraId="1E760021" w14:textId="77777777" w:rsidR="007C74AA" w:rsidRDefault="00000000">
      <w:pPr>
        <w:pStyle w:val="keyword"/>
        <w:widowControl w:val="0"/>
        <w:snapToGrid w:val="0"/>
        <w:spacing w:beforeLines="100" w:before="312"/>
        <w:rPr>
          <w:b/>
          <w:color w:val="000000" w:themeColor="text1"/>
          <w:szCs w:val="22"/>
        </w:rPr>
      </w:pPr>
      <w:r>
        <w:rPr>
          <w:b/>
          <w:color w:val="000000" w:themeColor="text1"/>
          <w:szCs w:val="22"/>
        </w:rPr>
        <w:t>1 Introduction</w:t>
      </w:r>
    </w:p>
    <w:p w14:paraId="2FEFB0A1" w14:textId="77777777" w:rsidR="007C74AA" w:rsidRDefault="00000000">
      <w:pPr>
        <w:ind w:firstLine="425"/>
        <w:rPr>
          <w:szCs w:val="22"/>
        </w:rPr>
      </w:pPr>
      <w:r>
        <w:rPr>
          <w:szCs w:val="22"/>
        </w:rPr>
        <w:t>In virtues of fast response, high power-to-weight ratio, as well as larger driving force, hydraulic actuators have been widely used in many equipment</w:t>
      </w:r>
      <w:r>
        <w:rPr>
          <w:rFonts w:hint="eastAsia"/>
          <w:szCs w:val="22"/>
        </w:rPr>
        <w:t xml:space="preserve"> </w:t>
      </w:r>
      <w:r>
        <w:rPr>
          <w:szCs w:val="22"/>
        </w:rPr>
        <w:fldChar w:fldCharType="begin"/>
      </w:r>
      <w:r>
        <w:rPr>
          <w:szCs w:val="22"/>
        </w:rPr>
        <w:instrText xml:space="preserve"> ADDIN EN.CITE &lt;EndNote&gt;&lt;Cite&gt;&lt;Author&gt;Zhang&lt;/Author&gt;&lt;Year&gt;2022&lt;/Year&gt;&lt;RecNum&gt;2049&lt;/RecNum&gt;&lt;DisplayText&gt;[1]&lt;/DisplayText&gt;&lt;record&gt;&lt;rec-number&gt;2049&lt;/rec-number&gt;&lt;foreign-keys&gt;&lt;key app="EN" db-id="5xfwxxawpezte3ex5voxrd9l99e9e5svwwe0" timestamp="1718582405"&gt;2049&lt;/key&gt;&lt;/foreign-keys&gt;&lt;ref-type name="Journal Article"&gt;17&lt;/ref-type&gt;&lt;contributors&gt;&lt;authors&gt;&lt;author&gt;Zhang, Jinhe&lt;/author&gt;&lt;author&gt;Liu, Jie&lt;/author&gt;&lt;author&gt;Ding, Fei&lt;/author&gt;&lt;/authors&gt;&lt;/contributors&gt;&lt;titles&gt;&lt;title&gt;Collaborative optimization design framework for hierarchical filter barrier control suspension system with projection adaptive tracking hydraulic actuator&lt;/title&gt;&lt;secondary-title&gt;Nonlinear Dynamics&lt;/secondary-title&gt;&lt;/titles&gt;&lt;periodical&gt;&lt;full-title&gt;Nonlinear Dynamics&lt;/full-title&gt;&lt;/periodical&gt;&lt;pages&gt;3417-3434&lt;/pages&gt;&lt;volume&gt;108&lt;/volume&gt;&lt;number&gt;4&lt;/number&gt;&lt;dates&gt;&lt;year&gt;2022&lt;/year&gt;&lt;pub-dates&gt;&lt;date&gt;Jun&lt;/date&gt;&lt;/pub-dates&gt;&lt;/dates&gt;&lt;isbn&gt;0924-090X&lt;/isbn&gt;&lt;accession-num&gt;WOS:000778911900003&lt;/accession-num&gt;&lt;work-type&gt;Article&lt;/work-type&gt;&lt;urls&gt;&lt;related-urls&gt;&lt;url&gt;&lt;style face="underline" font="default" size="100%"&gt;&amp;lt;Go to ISI&amp;gt;://WOS:000778911900003&lt;/style&gt;&lt;/url&gt;&lt;/related-urls&gt;&lt;/urls&gt;&lt;electronic-resource-num&gt;10.1007/s11071-022-07374-x&lt;/electronic-resource-num&gt;&lt;/record&gt;&lt;/Cite&gt;&lt;/EndNote&gt;</w:instrText>
      </w:r>
      <w:r>
        <w:rPr>
          <w:szCs w:val="22"/>
        </w:rPr>
        <w:fldChar w:fldCharType="separate"/>
      </w:r>
      <w:r>
        <w:rPr>
          <w:szCs w:val="22"/>
        </w:rPr>
        <w:t>[1]</w:t>
      </w:r>
      <w:r>
        <w:rPr>
          <w:szCs w:val="22"/>
        </w:rPr>
        <w:fldChar w:fldCharType="end"/>
      </w:r>
      <w:r>
        <w:rPr>
          <w:szCs w:val="22"/>
        </w:rPr>
        <w:t xml:space="preserve">, e.g., robotic actuators, rolling machines, and load simulators, in which good dynamic response and high accuracy tracking performance are crucial </w:t>
      </w:r>
      <w:r>
        <w:rPr>
          <w:szCs w:val="22"/>
        </w:rPr>
        <w:fldChar w:fldCharType="begin">
          <w:fldData xml:space="preserve">PEVuZE5vdGU+PENpdGU+PEF1dGhvcj5HdW88L0F1dGhvcj48WWVhcj4yMDIxPC9ZZWFyPjxSZWNO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</w:fldData>
        </w:fldChar>
      </w:r>
      <w:r>
        <w:rPr>
          <w:szCs w:val="22"/>
        </w:rPr>
        <w:instrText xml:space="preserve"> ADDIN EN.CITE </w:instrText>
      </w:r>
      <w:r>
        <w:rPr>
          <w:szCs w:val="22"/>
        </w:rPr>
        <w:fldChar w:fldCharType="begin">
          <w:fldData xml:space="preserve">PEVuZE5vdGU+PENpdGU+PEF1dGhvcj5HdW88L0F1dGhvcj48WWVhcj4yMDIxPC9ZZWFyPjxSZWNO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</w:fldData>
        </w:fldChar>
      </w:r>
      <w:r>
        <w:rPr>
          <w:szCs w:val="22"/>
        </w:rPr>
        <w:instrText xml:space="preserve"> ADDIN EN.CITE.DATA </w:instrText>
      </w:r>
      <w:r>
        <w:rPr>
          <w:szCs w:val="22"/>
        </w:rPr>
      </w:r>
      <w:r>
        <w:rPr>
          <w:szCs w:val="22"/>
        </w:rPr>
        <w:fldChar w:fldCharType="end"/>
      </w:r>
      <w:r>
        <w:rPr>
          <w:szCs w:val="22"/>
        </w:rPr>
      </w:r>
      <w:r>
        <w:rPr>
          <w:szCs w:val="22"/>
        </w:rPr>
        <w:fldChar w:fldCharType="separate"/>
      </w:r>
      <w:r>
        <w:rPr>
          <w:szCs w:val="22"/>
        </w:rPr>
        <w:t>[2-</w:t>
      </w:r>
      <w:r>
        <w:rPr>
          <w:rFonts w:hint="eastAsia"/>
          <w:szCs w:val="22"/>
        </w:rPr>
        <w:t>5</w:t>
      </w:r>
      <w:r>
        <w:rPr>
          <w:szCs w:val="22"/>
        </w:rPr>
        <w:t>]</w:t>
      </w:r>
      <w:r>
        <w:rPr>
          <w:szCs w:val="22"/>
        </w:rPr>
        <w:fldChar w:fldCharType="end"/>
      </w:r>
      <w:r>
        <w:rPr>
          <w:szCs w:val="22"/>
        </w:rPr>
        <w:t xml:space="preserve">. Meanwhile, various </w:t>
      </w:r>
      <w:bookmarkStart w:id="14" w:name="_Hlk169453277"/>
      <w:r>
        <w:rPr>
          <w:szCs w:val="22"/>
        </w:rPr>
        <w:t>model uncertainties and dynamic disturbances</w:t>
      </w:r>
      <w:bookmarkEnd w:id="14"/>
      <w:r>
        <w:rPr>
          <w:szCs w:val="22"/>
        </w:rPr>
        <w:t xml:space="preserve"> such as frictions, unknown payloads, backlash, and unmodeled dynamics widely exist in hydraulic actuators, adversely affecting their control performance </w:t>
      </w:r>
      <w:r>
        <w:rPr>
          <w:szCs w:val="22"/>
        </w:rPr>
        <w:fldChar w:fldCharType="begin">
          <w:fldData xml:space="preserve">PEVuZE5vdGU+PENpdGU+PEF1dGhvcj5WYW48L0F1dGhvcj48WWVhcj4yMDIwPC9ZZWFyPjxSZWNO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</w:fldData>
        </w:fldChar>
      </w:r>
      <w:r>
        <w:rPr>
          <w:szCs w:val="22"/>
        </w:rPr>
        <w:instrText xml:space="preserve"> ADDIN EN.CITE </w:instrText>
      </w:r>
      <w:r>
        <w:rPr>
          <w:szCs w:val="22"/>
        </w:rPr>
        <w:fldChar w:fldCharType="begin">
          <w:fldData xml:space="preserve">PEVuZE5vdGU+PENpdGU+PEF1dGhvcj5WYW48L0F1dGhvcj48WWVhcj4yMDIwPC9ZZWFyPjxSZWNO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</w:fldData>
        </w:fldChar>
      </w:r>
      <w:r>
        <w:rPr>
          <w:szCs w:val="22"/>
        </w:rPr>
        <w:instrText xml:space="preserve"> ADDIN EN.CITE.DATA </w:instrText>
      </w:r>
      <w:r>
        <w:rPr>
          <w:szCs w:val="22"/>
        </w:rPr>
      </w:r>
      <w:r>
        <w:rPr>
          <w:szCs w:val="22"/>
        </w:rPr>
        <w:fldChar w:fldCharType="end"/>
      </w:r>
      <w:r>
        <w:rPr>
          <w:szCs w:val="22"/>
        </w:rPr>
      </w:r>
      <w:r>
        <w:rPr>
          <w:szCs w:val="22"/>
        </w:rPr>
        <w:fldChar w:fldCharType="separate"/>
      </w:r>
      <w:r>
        <w:rPr>
          <w:szCs w:val="22"/>
        </w:rPr>
        <w:t>[</w:t>
      </w:r>
      <w:r>
        <w:rPr>
          <w:rFonts w:hint="eastAsia"/>
          <w:szCs w:val="22"/>
        </w:rPr>
        <w:t>6</w:t>
      </w:r>
      <w:r>
        <w:rPr>
          <w:szCs w:val="22"/>
        </w:rPr>
        <w:t>-</w:t>
      </w:r>
      <w:r>
        <w:rPr>
          <w:rFonts w:hint="eastAsia"/>
          <w:szCs w:val="22"/>
        </w:rPr>
        <w:t>9</w:t>
      </w:r>
      <w:r>
        <w:rPr>
          <w:szCs w:val="22"/>
        </w:rPr>
        <w:t>]</w:t>
      </w:r>
      <w:r>
        <w:rPr>
          <w:szCs w:val="22"/>
        </w:rPr>
        <w:fldChar w:fldCharType="end"/>
      </w:r>
      <w:r>
        <w:rPr>
          <w:szCs w:val="22"/>
        </w:rPr>
        <w:t>. Due to the increasing interest in high-precision control, reducing the influence of external load disturbance and parameter change is a key goal for hydraulic servo system controller design.</w:t>
      </w:r>
    </w:p>
    <w:p w14:paraId="1957E4A3" w14:textId="438EBF26" w:rsidR="007C74AA" w:rsidRDefault="00000000">
      <w:pPr>
        <w:ind w:firstLine="425"/>
        <w:rPr>
          <w:szCs w:val="22"/>
        </w:rPr>
      </w:pPr>
      <w:bookmarkStart w:id="15" w:name="OLE_LINK1"/>
      <w:r>
        <w:rPr>
          <w:szCs w:val="22"/>
        </w:rPr>
        <w:lastRenderedPageBreak/>
        <w:t>So as to retain the satisfactory control performance of hydraulic actuators, several progressive</w:t>
      </w:r>
      <w:r>
        <w:rPr>
          <w:rFonts w:hint="eastAsia"/>
          <w:szCs w:val="22"/>
        </w:rPr>
        <w:t xml:space="preserve"> </w:t>
      </w:r>
      <w:r>
        <w:rPr>
          <w:szCs w:val="22"/>
        </w:rPr>
        <w:t xml:space="preserve">control methods have been developed, such as adaptive control </w:t>
      </w:r>
      <w:r>
        <w:rPr>
          <w:szCs w:val="22"/>
        </w:rPr>
        <w:fldChar w:fldCharType="begin">
          <w:fldData xml:space="preserve">PEVuZE5vdGU+PENpdGU+PEF1dGhvcj5MaXU8L0F1dGhvcj48WWVhcj4yMDIxPC9ZZWFyPjxSZWNO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</w:fldData>
        </w:fldChar>
      </w:r>
      <w:r>
        <w:rPr>
          <w:szCs w:val="22"/>
        </w:rPr>
        <w:instrText xml:space="preserve"> ADDIN EN.CITE </w:instrText>
      </w:r>
      <w:r>
        <w:rPr>
          <w:szCs w:val="22"/>
        </w:rPr>
        <w:fldChar w:fldCharType="begin">
          <w:fldData xml:space="preserve">PEVuZE5vdGU+PENpdGU+PEF1dGhvcj5MaXU8L0F1dGhvcj48WWVhcj4yMDIxPC9ZZWFyPjxSZWNO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</w:fldData>
        </w:fldChar>
      </w:r>
      <w:r>
        <w:rPr>
          <w:szCs w:val="22"/>
        </w:rPr>
        <w:instrText xml:space="preserve"> ADDIN EN.CITE.DATA </w:instrText>
      </w:r>
      <w:r>
        <w:rPr>
          <w:szCs w:val="22"/>
        </w:rPr>
      </w:r>
      <w:r>
        <w:rPr>
          <w:szCs w:val="22"/>
        </w:rPr>
        <w:fldChar w:fldCharType="end"/>
      </w:r>
      <w:r>
        <w:rPr>
          <w:szCs w:val="22"/>
        </w:rPr>
      </w:r>
      <w:r>
        <w:rPr>
          <w:szCs w:val="22"/>
        </w:rPr>
        <w:fldChar w:fldCharType="separate"/>
      </w:r>
      <w:r>
        <w:rPr>
          <w:szCs w:val="22"/>
        </w:rPr>
        <w:t>[</w:t>
      </w:r>
      <w:r>
        <w:rPr>
          <w:rFonts w:hint="eastAsia"/>
          <w:szCs w:val="22"/>
        </w:rPr>
        <w:t>10</w:t>
      </w:r>
      <w:r>
        <w:rPr>
          <w:szCs w:val="22"/>
        </w:rPr>
        <w:t>-1</w:t>
      </w:r>
      <w:r>
        <w:rPr>
          <w:rFonts w:hint="eastAsia"/>
          <w:szCs w:val="22"/>
        </w:rPr>
        <w:t>2</w:t>
      </w:r>
      <w:r>
        <w:rPr>
          <w:szCs w:val="22"/>
        </w:rPr>
        <w:t>]</w:t>
      </w:r>
      <w:r>
        <w:rPr>
          <w:szCs w:val="22"/>
        </w:rPr>
        <w:fldChar w:fldCharType="end"/>
      </w:r>
      <w:r>
        <w:rPr>
          <w:szCs w:val="22"/>
        </w:rPr>
        <w:t xml:space="preserve">, robust control </w:t>
      </w:r>
      <w:r>
        <w:rPr>
          <w:szCs w:val="22"/>
        </w:rPr>
        <w:fldChar w:fldCharType="begin">
          <w:fldData xml:space="preserve">PEVuZE5vdGU+PENpdGU+PEF1dGhvcj5RaWFvPC9BdXRob3I+PFllYXI+MjAyMDwvWWVhcj48UmVj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</w:fldData>
        </w:fldChar>
      </w:r>
      <w:r>
        <w:rPr>
          <w:szCs w:val="22"/>
        </w:rPr>
        <w:instrText xml:space="preserve"> ADDIN EN.CITE </w:instrText>
      </w:r>
      <w:r>
        <w:rPr>
          <w:szCs w:val="22"/>
        </w:rPr>
        <w:fldChar w:fldCharType="begin">
          <w:fldData xml:space="preserve">PEVuZE5vdGU+PENpdGU+PEF1dGhvcj5RaWFvPC9BdXRob3I+PFllYXI+MjAyMDwvWWVhcj48UmVj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</w:fldData>
        </w:fldChar>
      </w:r>
      <w:r>
        <w:rPr>
          <w:szCs w:val="22"/>
        </w:rPr>
        <w:instrText xml:space="preserve"> ADDIN EN.CITE.DATA </w:instrText>
      </w:r>
      <w:r>
        <w:rPr>
          <w:szCs w:val="22"/>
        </w:rPr>
      </w:r>
      <w:r>
        <w:rPr>
          <w:szCs w:val="22"/>
        </w:rPr>
        <w:fldChar w:fldCharType="end"/>
      </w:r>
      <w:r>
        <w:rPr>
          <w:szCs w:val="22"/>
        </w:rPr>
      </w:r>
      <w:r>
        <w:rPr>
          <w:szCs w:val="22"/>
        </w:rPr>
        <w:fldChar w:fldCharType="separate"/>
      </w:r>
      <w:r>
        <w:rPr>
          <w:szCs w:val="22"/>
        </w:rPr>
        <w:t>[1</w:t>
      </w:r>
      <w:r>
        <w:rPr>
          <w:rFonts w:hint="eastAsia"/>
          <w:szCs w:val="22"/>
        </w:rPr>
        <w:t>3</w:t>
      </w:r>
      <w:r>
        <w:rPr>
          <w:szCs w:val="22"/>
        </w:rPr>
        <w:t>-1</w:t>
      </w:r>
      <w:r>
        <w:rPr>
          <w:rFonts w:hint="eastAsia"/>
          <w:szCs w:val="22"/>
        </w:rPr>
        <w:t>6</w:t>
      </w:r>
      <w:r>
        <w:rPr>
          <w:szCs w:val="22"/>
        </w:rPr>
        <w:t>]</w:t>
      </w:r>
      <w:r>
        <w:rPr>
          <w:szCs w:val="22"/>
        </w:rPr>
        <w:fldChar w:fldCharType="end"/>
      </w:r>
      <w:r>
        <w:rPr>
          <w:szCs w:val="22"/>
        </w:rPr>
        <w:t xml:space="preserve">, </w:t>
      </w:r>
      <w:bookmarkStart w:id="16" w:name="_Hlk161162440"/>
      <w:r>
        <w:rPr>
          <w:rFonts w:hint="eastAsia"/>
          <w:szCs w:val="22"/>
        </w:rPr>
        <w:t>back-stepping</w:t>
      </w:r>
      <w:r>
        <w:rPr>
          <w:szCs w:val="22"/>
        </w:rPr>
        <w:t xml:space="preserve"> control</w:t>
      </w:r>
      <w:bookmarkEnd w:id="16"/>
      <w:r>
        <w:rPr>
          <w:szCs w:val="22"/>
        </w:rPr>
        <w:t xml:space="preserve"> </w:t>
      </w:r>
      <w:r>
        <w:rPr>
          <w:szCs w:val="22"/>
        </w:rPr>
        <w:fldChar w:fldCharType="begin">
          <w:fldData xml:space="preserve">PEVuZE5vdGU+PENpdGU+PEF1dGhvcj5MaXU8L0F1dGhvcj48WWVhcj4yMDE3PC9ZZWFyPjxSZWNO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</w:fldData>
        </w:fldChar>
      </w:r>
      <w:r>
        <w:rPr>
          <w:szCs w:val="22"/>
        </w:rPr>
        <w:instrText xml:space="preserve"> ADDIN EN.CITE </w:instrText>
      </w:r>
      <w:r>
        <w:rPr>
          <w:szCs w:val="22"/>
        </w:rPr>
        <w:fldChar w:fldCharType="begin">
          <w:fldData xml:space="preserve">PEVuZE5vdGU+PENpdGU+PEF1dGhvcj5MaXU8L0F1dGhvcj48WWVhcj4yMDE3PC9ZZWFyPjxSZWNO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</w:fldData>
        </w:fldChar>
      </w:r>
      <w:r>
        <w:rPr>
          <w:szCs w:val="22"/>
        </w:rPr>
        <w:instrText xml:space="preserve"> ADDIN EN.CITE.DATA </w:instrText>
      </w:r>
      <w:r>
        <w:rPr>
          <w:szCs w:val="22"/>
        </w:rPr>
      </w:r>
      <w:r>
        <w:rPr>
          <w:szCs w:val="22"/>
        </w:rPr>
        <w:fldChar w:fldCharType="end"/>
      </w:r>
      <w:r>
        <w:rPr>
          <w:szCs w:val="22"/>
        </w:rPr>
      </w:r>
      <w:r>
        <w:rPr>
          <w:szCs w:val="22"/>
        </w:rPr>
        <w:fldChar w:fldCharType="separate"/>
      </w:r>
      <w:r>
        <w:rPr>
          <w:szCs w:val="22"/>
        </w:rPr>
        <w:t>[1</w:t>
      </w:r>
      <w:r>
        <w:rPr>
          <w:rFonts w:hint="eastAsia"/>
          <w:szCs w:val="22"/>
        </w:rPr>
        <w:t>7</w:t>
      </w:r>
      <w:r>
        <w:rPr>
          <w:szCs w:val="22"/>
        </w:rPr>
        <w:t>-2</w:t>
      </w:r>
      <w:r>
        <w:rPr>
          <w:rFonts w:hint="eastAsia"/>
          <w:szCs w:val="22"/>
        </w:rPr>
        <w:t>0</w:t>
      </w:r>
      <w:r>
        <w:rPr>
          <w:szCs w:val="22"/>
        </w:rPr>
        <w:t>]</w:t>
      </w:r>
      <w:r>
        <w:rPr>
          <w:szCs w:val="22"/>
        </w:rPr>
        <w:fldChar w:fldCharType="end"/>
      </w:r>
      <w:r>
        <w:rPr>
          <w:szCs w:val="22"/>
        </w:rPr>
        <w:t xml:space="preserve"> and sliding mode control (SMC) </w:t>
      </w:r>
      <w:r>
        <w:rPr>
          <w:szCs w:val="22"/>
        </w:rPr>
        <w:fldChar w:fldCharType="begin">
          <w:fldData xml:space="preserve">PEVuZE5vdGU+PENpdGU+PEF1dGhvcj5aaGFuZzwvQXV0aG9yPjxZZWFyPjIwMTU8L1llYXI+PFJl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</w:fldData>
        </w:fldChar>
      </w:r>
      <w:r>
        <w:rPr>
          <w:szCs w:val="22"/>
        </w:rPr>
        <w:instrText xml:space="preserve"> ADDIN EN.CITE </w:instrText>
      </w:r>
      <w:r>
        <w:rPr>
          <w:szCs w:val="22"/>
        </w:rPr>
        <w:fldChar w:fldCharType="begin">
          <w:fldData xml:space="preserve">PEVuZE5vdGU+PENpdGU+PEF1dGhvcj5aaGFuZzwvQXV0aG9yPjxZZWFyPjIwMTU8L1llYXI+PFJl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</w:fldData>
        </w:fldChar>
      </w:r>
      <w:r>
        <w:rPr>
          <w:szCs w:val="22"/>
        </w:rPr>
        <w:instrText xml:space="preserve"> ADDIN EN.CITE.DATA </w:instrText>
      </w:r>
      <w:r>
        <w:rPr>
          <w:szCs w:val="22"/>
        </w:rPr>
      </w:r>
      <w:r>
        <w:rPr>
          <w:szCs w:val="22"/>
        </w:rPr>
        <w:fldChar w:fldCharType="end"/>
      </w:r>
      <w:r>
        <w:rPr>
          <w:szCs w:val="22"/>
        </w:rPr>
      </w:r>
      <w:r>
        <w:rPr>
          <w:szCs w:val="22"/>
        </w:rPr>
        <w:fldChar w:fldCharType="separate"/>
      </w:r>
      <w:r>
        <w:rPr>
          <w:szCs w:val="22"/>
        </w:rPr>
        <w:t>[2</w:t>
      </w:r>
      <w:r>
        <w:rPr>
          <w:rFonts w:hint="eastAsia"/>
          <w:szCs w:val="22"/>
        </w:rPr>
        <w:t>1</w:t>
      </w:r>
      <w:r>
        <w:rPr>
          <w:szCs w:val="22"/>
        </w:rPr>
        <w:t>-2</w:t>
      </w:r>
      <w:r>
        <w:rPr>
          <w:rFonts w:hint="eastAsia"/>
          <w:szCs w:val="22"/>
        </w:rPr>
        <w:t>4</w:t>
      </w:r>
      <w:r>
        <w:rPr>
          <w:szCs w:val="22"/>
        </w:rPr>
        <w:t>]</w:t>
      </w:r>
      <w:r>
        <w:rPr>
          <w:szCs w:val="22"/>
        </w:rPr>
        <w:fldChar w:fldCharType="end"/>
      </w:r>
      <w:r>
        <w:rPr>
          <w:szCs w:val="22"/>
        </w:rPr>
        <w:t xml:space="preserve">. </w:t>
      </w:r>
      <w:bookmarkEnd w:id="15"/>
      <w:r>
        <w:rPr>
          <w:szCs w:val="22"/>
        </w:rPr>
        <w:t xml:space="preserve">Adaptive control can reach a good position by tracking the controller under parameter uncertainties utilizing the online learning control law. However, the parameter convergence of the adaptive law can only be realized under continuous excitation, which is too stringent to be satisfied in practice. Guo et al. </w:t>
      </w:r>
      <w:r>
        <w:rPr>
          <w:szCs w:val="22"/>
        </w:rPr>
        <w:fldChar w:fldCharType="begin"/>
      </w:r>
      <w:r>
        <w:rPr>
          <w:szCs w:val="22"/>
        </w:rPr>
        <w:instrText xml:space="preserve"> ADDIN EN.CITE &lt;EndNote&gt;&lt;Cite&gt;&lt;Author&gt;Guo&lt;/Author&gt;&lt;Year&gt;2022&lt;/Year&gt;&lt;RecNum&gt;1477&lt;/RecNum&gt;&lt;DisplayText&gt;[26]&lt;/DisplayText&gt;&lt;record&gt;&lt;rec-number&gt;1477&lt;/rec-number&gt;&lt;foreign-keys&gt;&lt;key app="EN" db-id="5xfwxxawpezte3ex5voxrd9l99e9e5svwwe0" timestamp="1658400073"&gt;1477&lt;/key&gt;&lt;/foreign-keys&gt;&lt;ref-type name="Journal Article"&gt;17&lt;/ref-type&gt;&lt;contributors&gt;&lt;authors&gt;&lt;author&gt;Guo, Kai&lt;/author&gt;&lt;author&gt;Li, Maohua&lt;/author&gt;&lt;author&gt;Shi, Wenzhuo&lt;/author&gt;&lt;author&gt;Pan, Yongping&lt;/author&gt;&lt;/authors&gt;&lt;/contributors&gt;&lt;titles&gt;&lt;title&gt;Adaptive Tracking Control of Hydraulic Systems With Improved Parameter Convergence&lt;/title&gt;&lt;secondary-title&gt;IEEE Transactions on Industrial Electronics&lt;/secondary-title&gt;&lt;/titles&gt;&lt;periodical&gt;&lt;full-title&gt;IEEE Transactions on Industrial Electronics&lt;/full-title&gt;&lt;/periodical&gt;&lt;pages&gt;7140-7150&lt;/pages&gt;&lt;volume&gt;69&lt;/volume&gt;&lt;number&gt;7&lt;/number&gt;&lt;dates&gt;&lt;year&gt;2022&lt;/year&gt;&lt;pub-dates&gt;&lt;date&gt;Jul&lt;/date&gt;&lt;/pub-dates&gt;&lt;/dates&gt;&lt;isbn&gt;0278-0046&lt;/isbn&gt;&lt;accession-num&gt;WOS:000753527500065&lt;/accession-num&gt;&lt;urls&gt;&lt;related-urls&gt;&lt;url&gt;&lt;style face="underline" font="default" size="100%"&gt;&amp;lt;Go to ISI&amp;gt;://WOS:000753527500065&lt;/style&gt;&lt;/url&gt;&lt;url&gt;https://ieeexplore.ieee.org/document/9507309/&lt;/url&gt;&lt;/related-urls&gt;&lt;/urls&gt;&lt;electronic-resource-num&gt;10.1109/tie.2021.3101006&lt;/electronic-resource-num&gt;&lt;/record&gt;&lt;/Cite&gt;&lt;/EndNote&gt;</w:instrText>
      </w:r>
      <w:r>
        <w:rPr>
          <w:szCs w:val="22"/>
        </w:rPr>
        <w:fldChar w:fldCharType="separate"/>
      </w:r>
      <w:r>
        <w:rPr>
          <w:szCs w:val="22"/>
        </w:rPr>
        <w:t>[2</w:t>
      </w:r>
      <w:r>
        <w:rPr>
          <w:rFonts w:hint="eastAsia"/>
          <w:szCs w:val="22"/>
        </w:rPr>
        <w:t>5</w:t>
      </w:r>
      <w:r>
        <w:rPr>
          <w:szCs w:val="22"/>
        </w:rPr>
        <w:t>]</w:t>
      </w:r>
      <w:r>
        <w:rPr>
          <w:szCs w:val="22"/>
        </w:rPr>
        <w:fldChar w:fldCharType="end"/>
      </w:r>
      <w:r>
        <w:rPr>
          <w:szCs w:val="22"/>
        </w:rPr>
        <w:t xml:space="preserve"> proposed an adaptive controller with improved parameter convergence to achieve the high-performance trajectory tracking control of a hydraulic servo system, where the composite learning scheme is driven by both tracking and prediction error. </w:t>
      </w:r>
      <w:r>
        <w:rPr>
          <w:rFonts w:hint="eastAsia"/>
          <w:szCs w:val="22"/>
        </w:rPr>
        <w:t>Back-stepping</w:t>
      </w:r>
      <w:r>
        <w:rPr>
          <w:szCs w:val="22"/>
        </w:rPr>
        <w:t xml:space="preserve"> control has been successfully utilized to deal with the nonlinear system. Then, Guo et al. </w:t>
      </w:r>
      <w:r>
        <w:rPr>
          <w:szCs w:val="22"/>
        </w:rPr>
        <w:fldChar w:fldCharType="begin"/>
      </w:r>
      <w:r>
        <w:rPr>
          <w:szCs w:val="22"/>
        </w:rPr>
        <w:instrText xml:space="preserve"> ADDIN EN.CITE &lt;EndNote&gt;&lt;Cite&gt;&lt;Author&gt;Guo&lt;/Author&gt;&lt;Year&gt;2016&lt;/Year&gt;&lt;RecNum&gt;386&lt;/RecNum&gt;&lt;DisplayText&gt;[27]&lt;/DisplayText&gt;&lt;record&gt;&lt;rec-number&gt;386&lt;/rec-number&gt;&lt;foreign-keys&gt;&lt;key app="EN" db-id="5xfwxxawpezte3ex5voxrd9l99e9e5svwwe0" timestamp="1609643808" guid="5e001966-cc63-4dc9-8ac2-83425a1a2675"&gt;386&lt;/key&gt;&lt;/foreign-keys&gt;&lt;ref-type name="Journal Article"&gt;17&lt;/ref-type&gt;&lt;contributors&gt;&lt;authors&gt;&lt;author&gt;Guo, Q.&lt;/author&gt;&lt;author&gt;Zhang, Y.&lt;/author&gt;&lt;author&gt;Celler, B. G.&lt;/author&gt;&lt;author&gt;Su, S. W.&lt;/author&gt;&lt;/authors&gt;&lt;/contributors&gt;&lt;titles&gt;&lt;title&gt;Backstepping Control of Electro-Hydraulic System Based on Extended-State-Observer With Plant Dynamics Largely Unknown&lt;/title&gt;&lt;secondary-title&gt;IEEE Transactions on Industrial Electronics&lt;/secondary-title&gt;&lt;/titles&gt;&lt;periodical&gt;&lt;full-title&gt;IEEE Transactions on Industrial Electronics&lt;/full-title&gt;&lt;/periodical&gt;&lt;pages&gt;6909-6920&lt;/pages&gt;&lt;volume&gt;63&lt;/volume&gt;&lt;number&gt;11&lt;/number&gt;&lt;dates&gt;&lt;year&gt;2016&lt;/year&gt;&lt;pub-dates&gt;&lt;date&gt;Nov&lt;/date&gt;&lt;/pub-dates&gt;&lt;/dates&gt;&lt;isbn&gt;0278-0046&lt;/isbn&gt;&lt;accession-num&gt;WOS:000388622100026&lt;/accession-num&gt;&lt;urls&gt;&lt;related-urls&gt;&lt;url&gt;&lt;style face="underline" font="default" size="100%"&gt;&amp;lt;Go to ISI&amp;gt;://WOS:000388622100026&lt;/style&gt;&lt;/url&gt;&lt;url&gt;https://ieeexplore.ieee.org/document/7500133/&lt;/url&gt;&lt;/related-urls&gt;&lt;/urls&gt;&lt;electronic-resource-num&gt;10.1109/tie.2016.2585080&lt;/electronic-resource-num&gt;&lt;/record&gt;&lt;/Cite&gt;&lt;/EndNote&gt;</w:instrText>
      </w:r>
      <w:r>
        <w:rPr>
          <w:szCs w:val="22"/>
        </w:rPr>
        <w:fldChar w:fldCharType="separate"/>
      </w:r>
      <w:r>
        <w:rPr>
          <w:szCs w:val="22"/>
        </w:rPr>
        <w:t>[2</w:t>
      </w:r>
      <w:r>
        <w:rPr>
          <w:rFonts w:hint="eastAsia"/>
          <w:szCs w:val="22"/>
        </w:rPr>
        <w:t>6</w:t>
      </w:r>
      <w:r>
        <w:rPr>
          <w:szCs w:val="22"/>
        </w:rPr>
        <w:t>]</w:t>
      </w:r>
      <w:r>
        <w:rPr>
          <w:szCs w:val="22"/>
        </w:rPr>
        <w:fldChar w:fldCharType="end"/>
      </w:r>
      <w:r>
        <w:rPr>
          <w:szCs w:val="22"/>
        </w:rPr>
        <w:t xml:space="preserve"> proposed a </w:t>
      </w:r>
      <w:r>
        <w:rPr>
          <w:rFonts w:hint="eastAsia"/>
          <w:szCs w:val="22"/>
        </w:rPr>
        <w:t>back-stepping</w:t>
      </w:r>
      <w:r>
        <w:rPr>
          <w:szCs w:val="22"/>
        </w:rPr>
        <w:t xml:space="preserve"> control scheme with an extended-state-observer (ESO) to handle the load disturbance and uncertain nonlinearity of the electro-hydraulic system, where the ESO is presented to estimate the external disturbance and modeling uncertainty. </w:t>
      </w:r>
      <w:proofErr w:type="gramStart"/>
      <w:r>
        <w:rPr>
          <w:szCs w:val="22"/>
        </w:rPr>
        <w:t>In order to</w:t>
      </w:r>
      <w:proofErr w:type="gramEnd"/>
      <w:r>
        <w:rPr>
          <w:szCs w:val="22"/>
        </w:rPr>
        <w:t xml:space="preserve"> solve the discontinuity problem of traditional SMC, the continuous saturation function rather than the discontinuous sign function is adopted in the controller design procedure </w:t>
      </w:r>
      <w:r>
        <w:rPr>
          <w:szCs w:val="22"/>
        </w:rPr>
        <w:fldChar w:fldCharType="begin">
          <w:fldData xml:space="preserve">PEVuZE5vdGU+PENpdGU+PEF1dGhvcj5DaGVuZzwvQXV0aG9yPjxZZWFyPjIwMjA8L1llYXI+PFJl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</w:fldData>
        </w:fldChar>
      </w:r>
      <w:r>
        <w:rPr>
          <w:szCs w:val="22"/>
        </w:rPr>
        <w:instrText xml:space="preserve"> ADDIN EN.CITE </w:instrText>
      </w:r>
      <w:r>
        <w:rPr>
          <w:szCs w:val="22"/>
        </w:rPr>
        <w:fldChar w:fldCharType="begin">
          <w:fldData xml:space="preserve">PEVuZE5vdGU+PENpdGU+PEF1dGhvcj5DaGVuZzwvQXV0aG9yPjxZZWFyPjIwMjA8L1llYXI+PFJl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</w:fldData>
        </w:fldChar>
      </w:r>
      <w:r>
        <w:rPr>
          <w:szCs w:val="22"/>
        </w:rPr>
        <w:instrText xml:space="preserve"> ADDIN EN.CITE.DATA </w:instrText>
      </w:r>
      <w:r>
        <w:rPr>
          <w:szCs w:val="22"/>
        </w:rPr>
      </w:r>
      <w:r>
        <w:rPr>
          <w:szCs w:val="22"/>
        </w:rPr>
        <w:fldChar w:fldCharType="end"/>
      </w:r>
      <w:r>
        <w:rPr>
          <w:szCs w:val="22"/>
        </w:rPr>
      </w:r>
      <w:r>
        <w:rPr>
          <w:szCs w:val="22"/>
        </w:rPr>
        <w:fldChar w:fldCharType="separate"/>
      </w:r>
      <w:r>
        <w:rPr>
          <w:szCs w:val="22"/>
        </w:rPr>
        <w:t>[2</w:t>
      </w:r>
      <w:r>
        <w:rPr>
          <w:rFonts w:hint="eastAsia"/>
          <w:szCs w:val="22"/>
        </w:rPr>
        <w:t>7</w:t>
      </w:r>
      <w:r>
        <w:rPr>
          <w:szCs w:val="22"/>
        </w:rPr>
        <w:t>-</w:t>
      </w:r>
      <w:r>
        <w:rPr>
          <w:rFonts w:hint="eastAsia"/>
          <w:szCs w:val="22"/>
        </w:rPr>
        <w:t>29</w:t>
      </w:r>
      <w:r>
        <w:rPr>
          <w:szCs w:val="22"/>
        </w:rPr>
        <w:t>]</w:t>
      </w:r>
      <w:r>
        <w:rPr>
          <w:szCs w:val="22"/>
        </w:rPr>
        <w:fldChar w:fldCharType="end"/>
      </w:r>
      <w:r>
        <w:rPr>
          <w:szCs w:val="22"/>
        </w:rPr>
        <w:t xml:space="preserve">. Although the tracking error of the abovementioned can be guaranteed to be bounded, the asymptotic tracking performance is lost. The high-order SMC can obtain asymptotic tracking and controller continuity, but the controller design needs information </w:t>
      </w:r>
      <w:r>
        <w:rPr>
          <w:rFonts w:hint="eastAsia"/>
          <w:szCs w:val="22"/>
        </w:rPr>
        <w:t xml:space="preserve">on </w:t>
      </w:r>
      <w:r>
        <w:rPr>
          <w:szCs w:val="22"/>
        </w:rPr>
        <w:t xml:space="preserve">the derivatives of sliding mode variables </w:t>
      </w:r>
      <w:r>
        <w:rPr>
          <w:szCs w:val="22"/>
        </w:rPr>
        <w:fldChar w:fldCharType="begin"/>
      </w:r>
      <w:r>
        <w:rPr>
          <w:szCs w:val="22"/>
        </w:rPr>
        <w:instrText xml:space="preserve"> ADDIN EN.CITE &lt;EndNote&gt;&lt;Cite&gt;&lt;Author&gt;Asl&lt;/Author&gt;&lt;Year&gt;2020&lt;/Year&gt;&lt;RecNum&gt;457&lt;/RecNum&gt;&lt;DisplayText&gt;[31]&lt;/DisplayText&gt;&lt;record&gt;&lt;rec-number&gt;457&lt;/rec-number&gt;&lt;foreign-keys&gt;&lt;key app="EN" db-id="5xfwxxawpezte3ex5voxrd9l99e9e5svwwe0" timestamp="1609644265" guid="5c6e645b-1928-47d3-a96e-3ed762dbfecd"&gt;457&lt;/key&gt;&lt;/foreign-keys&gt;&lt;ref-type name="Journal Article"&gt;17&lt;/ref-type&gt;&lt;contributors&gt;&lt;authors&gt;&lt;author&gt;Asl, Reza Mohammadi&lt;/author&gt;&lt;author&gt;Hagh, Yashar Shabbouei&lt;/author&gt;&lt;author&gt;Anavatti, Sreenatha&lt;/author&gt;&lt;author&gt;Handroos, Heikki&lt;/author&gt;&lt;/authors&gt;&lt;/contributors&gt;&lt;titles&gt;&lt;title&gt;Adaptive finite integral non-singular terminal synergetic control of nth-order nonlinear systems&lt;/title&gt;&lt;secondary-title&gt;Mechanical Systems and Signal Processing&lt;/secondary-title&gt;&lt;/titles&gt;&lt;periodical&gt;&lt;full-title&gt;Mechanical Systems and Signal Processing&lt;/full-title&gt;&lt;/periodical&gt;&lt;pages&gt;106789&lt;/pages&gt;&lt;volume&gt;142&lt;/volume&gt;&lt;dates&gt;&lt;year&gt;2020&lt;/year&gt;&lt;pub-dates&gt;&lt;date&gt;Aug&lt;/date&gt;&lt;/pub-dates&gt;&lt;/dates&gt;&lt;isbn&gt;0888-3270&lt;/isbn&gt;&lt;accession-num&gt;WOS:000529085600051&lt;/accession-num&gt;&lt;urls&gt;&lt;related-urls&gt;&lt;url&gt;&lt;style face="underline" font="default" size="100%"&gt;&amp;lt;Go to ISI&amp;gt;://WOS:000529085600051&lt;/style&gt;&lt;/url&gt;&lt;/related-urls&gt;&lt;/urls&gt;&lt;custom7&gt;106789&lt;/custom7&gt;&lt;electronic-resource-num&gt;10.1016/j.ymssp.2020.106789&lt;/electronic-resource-num&gt;&lt;/record&gt;&lt;/Cite&gt;&lt;/EndNote&gt;</w:instrText>
      </w:r>
      <w:r>
        <w:rPr>
          <w:szCs w:val="22"/>
        </w:rPr>
        <w:fldChar w:fldCharType="separate"/>
      </w:r>
      <w:r>
        <w:rPr>
          <w:szCs w:val="22"/>
        </w:rPr>
        <w:t>[3</w:t>
      </w:r>
      <w:r>
        <w:rPr>
          <w:rFonts w:hint="eastAsia"/>
          <w:szCs w:val="22"/>
        </w:rPr>
        <w:t>0</w:t>
      </w:r>
      <w:r>
        <w:rPr>
          <w:szCs w:val="22"/>
        </w:rPr>
        <w:t>]</w:t>
      </w:r>
      <w:r>
        <w:rPr>
          <w:szCs w:val="22"/>
        </w:rPr>
        <w:fldChar w:fldCharType="end"/>
      </w:r>
      <w:r>
        <w:rPr>
          <w:szCs w:val="22"/>
        </w:rPr>
        <w:t xml:space="preserve">. However, the sliding mode variable derivative is often considered unknown in practice, so it is not easy to implement in real systems </w:t>
      </w:r>
      <w:r>
        <w:rPr>
          <w:szCs w:val="22"/>
        </w:rPr>
        <w:fldChar w:fldCharType="begin"/>
      </w:r>
      <w:r>
        <w:rPr>
          <w:szCs w:val="22"/>
        </w:rPr>
        <w:instrText xml:space="preserve"> ADDIN EN.CITE &lt;EndNote&gt;&lt;Cite&gt;&lt;Author&gt;Zhao&lt;/Author&gt;&lt;Year&gt;2022&lt;/Year&gt;&lt;RecNum&gt;1236&lt;/RecNum&gt;&lt;DisplayText&gt;[32]&lt;/DisplayText&gt;&lt;record&gt;&lt;rec-number&gt;1236&lt;/rec-number&gt;&lt;foreign-keys&gt;&lt;key app="EN" db-id="5xfwxxawpezte3ex5voxrd9l99e9e5svwwe0" timestamp="1645080524"&gt;1236&lt;/key&gt;&lt;/foreign-keys&gt;&lt;ref-type name="Journal Article"&gt;17&lt;/ref-type&gt;&lt;contributors&gt;&lt;authors&gt;&lt;author&gt;Zhao, J.&lt;/author&gt;&lt;author&gt;Na, J.&lt;/author&gt;&lt;author&gt;Gao, G. B.&lt;/author&gt;&lt;/authors&gt;&lt;/contributors&gt;&lt;titles&gt;&lt;title&gt;Robust tracking control of uncertain nonlinear systems with adaptive dynamic programming&lt;/title&gt;&lt;secondary-title&gt;Neurocomputing&lt;/secondary-title&gt;&lt;/titles&gt;&lt;periodical&gt;&lt;full-title&gt;Neurocomputing&lt;/full-title&gt;&lt;/periodical&gt;&lt;pages&gt;21-30&lt;/pages&gt;&lt;volume&gt;471&lt;/volume&gt;&lt;dates&gt;&lt;year&gt;2022&lt;/year&gt;&lt;pub-dates&gt;&lt;date&gt;Jan&lt;/date&gt;&lt;/pub-dates&gt;&lt;/dates&gt;&lt;isbn&gt;0925-2312&lt;/isbn&gt;&lt;accession-num&gt;WOS:000722211000003&lt;/accession-num&gt;&lt;urls&gt;&lt;related-urls&gt;&lt;url&gt;&lt;style face="underline" font="default" size="100%"&gt;&amp;lt;Go to ISI&amp;gt;://WOS:000722211000003&lt;/style&gt;&lt;/url&gt;&lt;/related-urls&gt;&lt;/urls&gt;&lt;electronic-resource-num&gt;10.1016/j.neucom.2021.10.081&lt;/electronic-resource-num&gt;&lt;/record&gt;&lt;/Cite&gt;&lt;/EndNote&gt;</w:instrText>
      </w:r>
      <w:r>
        <w:rPr>
          <w:szCs w:val="22"/>
        </w:rPr>
        <w:fldChar w:fldCharType="separate"/>
      </w:r>
      <w:r>
        <w:rPr>
          <w:szCs w:val="22"/>
        </w:rPr>
        <w:t>[3</w:t>
      </w:r>
      <w:r>
        <w:rPr>
          <w:rFonts w:hint="eastAsia"/>
          <w:szCs w:val="22"/>
        </w:rPr>
        <w:t>1</w:t>
      </w:r>
      <w:r>
        <w:rPr>
          <w:szCs w:val="22"/>
        </w:rPr>
        <w:t>]</w:t>
      </w:r>
      <w:r>
        <w:rPr>
          <w:szCs w:val="22"/>
        </w:rPr>
        <w:fldChar w:fldCharType="end"/>
      </w:r>
      <w:r>
        <w:rPr>
          <w:szCs w:val="22"/>
        </w:rPr>
        <w:t xml:space="preserve">. Super-twisting SMC can avoid the problems above, but the gain of the controller must be artificially set, which is conservative to some certain extent </w:t>
      </w:r>
      <w:r>
        <w:rPr>
          <w:szCs w:val="22"/>
        </w:rPr>
        <w:fldChar w:fldCharType="begin"/>
      </w:r>
      <w:r>
        <w:rPr>
          <w:szCs w:val="22"/>
        </w:rPr>
        <w:instrText xml:space="preserve"> ADDIN EN.CITE &lt;EndNote&gt;&lt;Cite&gt;&lt;Author&gt;Yang&lt;/Author&gt;&lt;Year&gt;2018&lt;/Year&gt;&lt;RecNum&gt;1164&lt;/RecNum&gt;&lt;DisplayText&gt;[33]&lt;/DisplayText&gt;&lt;record&gt;&lt;rec-number&gt;1164&lt;/rec-number&gt;&lt;foreign-keys&gt;&lt;key app="EN" db-id="5xfwxxawpezte3ex5voxrd9l99e9e5svwwe0" timestamp="1645080524"&gt;1164&lt;/key&gt;&lt;/foreign-keys&gt;&lt;ref-type name="Journal Article"&gt;17&lt;/ref-type&gt;&lt;contributors&gt;&lt;authors&gt;&lt;author&gt;Yang, C. G.&lt;/author&gt;&lt;author&gt;Jiang, Y. M.&lt;/author&gt;&lt;author&gt;He, W.&lt;/author&gt;&lt;author&gt;Na, J.&lt;/author&gt;&lt;author&gt;Li, Z. J.&lt;/author&gt;&lt;author&gt;Xu, B.&lt;/author&gt;&lt;/authors&gt;&lt;/contributors&gt;&lt;titles&gt;&lt;title&gt;Adaptive Parameter Estimation and Control Design for Robot Manipulators With Finite-Time Convergence&lt;/title&gt;&lt;secondary-title&gt;IEEE Transactions on Industrial Electronics&lt;/secondary-title&gt;&lt;/titles&gt;&lt;periodical&gt;&lt;full-title&gt;IEEE Transactions on Industrial Electronics&lt;/full-title&gt;&lt;/periodical&gt;&lt;pages&gt;8112-8123&lt;/pages&gt;&lt;volume&gt;65&lt;/volume&gt;&lt;number&gt;10&lt;/number&gt;&lt;dates&gt;&lt;year&gt;2018&lt;/year&gt;&lt;pub-dates&gt;&lt;date&gt;Oct&lt;/date&gt;&lt;/pub-dates&gt;&lt;/dates&gt;&lt;isbn&gt;0278-0046&lt;/isbn&gt;&lt;accession-num&gt;WOS:000433327200004&lt;/accession-num&gt;&lt;urls&gt;&lt;related-urls&gt;&lt;url&gt;&lt;style face="underline" font="default" size="100%"&gt;&amp;lt;Go to ISI&amp;gt;://WOS:000433327200004&lt;/style&gt;&lt;/url&gt;&lt;url&gt;https://ieeexplore.ieee.org/document/8286951/&lt;/url&gt;&lt;/related-urls&gt;&lt;/urls&gt;&lt;electronic-resource-num&gt;10.1109/tie.2018.2803773&lt;/electronic-resource-num&gt;&lt;/record&gt;&lt;/Cite&gt;&lt;/EndNote&gt;</w:instrText>
      </w:r>
      <w:r>
        <w:rPr>
          <w:szCs w:val="22"/>
        </w:rPr>
        <w:fldChar w:fldCharType="separate"/>
      </w:r>
      <w:r>
        <w:rPr>
          <w:szCs w:val="22"/>
        </w:rPr>
        <w:t>[3</w:t>
      </w:r>
      <w:r>
        <w:rPr>
          <w:rFonts w:hint="eastAsia"/>
          <w:szCs w:val="22"/>
        </w:rPr>
        <w:t>2</w:t>
      </w:r>
      <w:r>
        <w:rPr>
          <w:szCs w:val="22"/>
        </w:rPr>
        <w:t>]</w:t>
      </w:r>
      <w:r>
        <w:rPr>
          <w:szCs w:val="22"/>
        </w:rPr>
        <w:fldChar w:fldCharType="end"/>
      </w:r>
      <w:r>
        <w:rPr>
          <w:szCs w:val="22"/>
        </w:rPr>
        <w:t xml:space="preserve">. With the motivation discussed above, the adaptive back-stepping sliding mode controller (ABSMC) control scheme is proposed to deal with various modeling uncertainties and external disturbances of the hydraulic actuator. Based on the system model information, the adaptive law is added to the traditional SMC to improve the </w:t>
      </w:r>
      <w:del w:id="17" w:author="TSP TSP" w:date="2024-08-16T16:29:00Z" w16du:dateUtc="2024-08-16T08:29:00Z">
        <w:r w:rsidDel="00D539E8">
          <w:rPr>
            <w:szCs w:val="22"/>
          </w:rPr>
          <w:delText xml:space="preserve">system's </w:delText>
        </w:r>
      </w:del>
      <w:ins w:id="18" w:author="TSP TSP" w:date="2024-08-16T16:29:00Z" w16du:dateUtc="2024-08-16T08:29:00Z">
        <w:r w:rsidR="00D539E8">
          <w:rPr>
            <w:szCs w:val="22"/>
          </w:rPr>
          <w:t xml:space="preserve">system’s </w:t>
        </w:r>
      </w:ins>
      <w:r>
        <w:rPr>
          <w:szCs w:val="22"/>
        </w:rPr>
        <w:t>servo controller precision.</w:t>
      </w:r>
      <w:r>
        <w:rPr>
          <w:rFonts w:hint="eastAsia"/>
          <w:szCs w:val="22"/>
        </w:rPr>
        <w:t xml:space="preserve"> </w:t>
      </w:r>
      <w:r>
        <w:rPr>
          <w:szCs w:val="22"/>
        </w:rPr>
        <w:t>The main innovations of this study are summarized as follows</w:t>
      </w:r>
      <w:r>
        <w:rPr>
          <w:rFonts w:hint="eastAsia"/>
          <w:szCs w:val="22"/>
        </w:rPr>
        <w:t xml:space="preserve">. 1) The nonlinear model of the </w:t>
      </w:r>
      <w:r>
        <w:rPr>
          <w:szCs w:val="22"/>
        </w:rPr>
        <w:t>hydraulic actuator</w:t>
      </w:r>
      <w:r>
        <w:rPr>
          <w:rFonts w:hint="eastAsia"/>
          <w:szCs w:val="22"/>
        </w:rPr>
        <w:t xml:space="preserve"> considering </w:t>
      </w:r>
      <w:r>
        <w:rPr>
          <w:szCs w:val="22"/>
        </w:rPr>
        <w:t>model uncertainties and dynamic disturbances</w:t>
      </w:r>
      <w:r>
        <w:rPr>
          <w:rFonts w:hint="eastAsia"/>
          <w:szCs w:val="22"/>
        </w:rPr>
        <w:t xml:space="preserve"> is constructed. 2) The proposed control scheme improves the robustness and </w:t>
      </w:r>
      <w:r>
        <w:rPr>
          <w:szCs w:val="22"/>
        </w:rPr>
        <w:t>disturbance rejection</w:t>
      </w:r>
      <w:r>
        <w:rPr>
          <w:rFonts w:hint="eastAsia"/>
          <w:szCs w:val="22"/>
        </w:rPr>
        <w:t xml:space="preserve"> performance by utilizing the back-stepping and SMC. 3) The faster convergence chattering suppression is validated by different work conditions under uncertainties.</w:t>
      </w:r>
    </w:p>
    <w:p w14:paraId="5BEAF404" w14:textId="77777777" w:rsidR="007C74AA" w:rsidRDefault="00000000">
      <w:pPr>
        <w:ind w:firstLine="425"/>
        <w:rPr>
          <w:szCs w:val="22"/>
        </w:rPr>
      </w:pPr>
      <w:r>
        <w:rPr>
          <w:szCs w:val="22"/>
        </w:rPr>
        <w:t xml:space="preserve">The paper is structured as follows: The dynamic model is formulated in section 2. Section 3 proposes the SMC design with adaptive control law, where the system stability analysis is also provided. Comparative studies are discussed in section 4, where the superiority of the </w:t>
      </w:r>
      <w:bookmarkStart w:id="19" w:name="OLE_LINK15"/>
      <w:r>
        <w:rPr>
          <w:szCs w:val="22"/>
        </w:rPr>
        <w:t>ABSMC</w:t>
      </w:r>
      <w:bookmarkEnd w:id="19"/>
      <w:r>
        <w:rPr>
          <w:szCs w:val="22"/>
        </w:rPr>
        <w:t xml:space="preserve"> is described in comparison to the other controllers. Finally, conclusions are drawn in section 5.</w:t>
      </w:r>
    </w:p>
    <w:p w14:paraId="5FA01D23" w14:textId="77777777" w:rsidR="007C74AA" w:rsidRDefault="00000000">
      <w:pPr>
        <w:widowControl w:val="0"/>
        <w:snapToGrid w:val="0"/>
        <w:spacing w:before="240"/>
        <w:rPr>
          <w:b/>
          <w:color w:val="000000" w:themeColor="text1"/>
          <w:szCs w:val="22"/>
        </w:rPr>
      </w:pPr>
      <w:r>
        <w:rPr>
          <w:b/>
          <w:color w:val="000000" w:themeColor="text1"/>
          <w:szCs w:val="22"/>
        </w:rPr>
        <w:t xml:space="preserve">2 Dynamic </w:t>
      </w:r>
      <w:r>
        <w:rPr>
          <w:rFonts w:hint="eastAsia"/>
          <w:b/>
          <w:color w:val="000000" w:themeColor="text1"/>
          <w:szCs w:val="22"/>
        </w:rPr>
        <w:t>M</w:t>
      </w:r>
      <w:r>
        <w:rPr>
          <w:b/>
          <w:color w:val="000000" w:themeColor="text1"/>
          <w:szCs w:val="22"/>
        </w:rPr>
        <w:t xml:space="preserve">odel and </w:t>
      </w:r>
      <w:r>
        <w:rPr>
          <w:rFonts w:hint="eastAsia"/>
          <w:b/>
          <w:color w:val="000000" w:themeColor="text1"/>
          <w:szCs w:val="22"/>
        </w:rPr>
        <w:t>P</w:t>
      </w:r>
      <w:r>
        <w:rPr>
          <w:b/>
          <w:color w:val="000000" w:themeColor="text1"/>
          <w:szCs w:val="22"/>
        </w:rPr>
        <w:t xml:space="preserve">roblem </w:t>
      </w:r>
      <w:r>
        <w:rPr>
          <w:rFonts w:hint="eastAsia"/>
          <w:b/>
          <w:color w:val="000000" w:themeColor="text1"/>
          <w:szCs w:val="22"/>
        </w:rPr>
        <w:t>F</w:t>
      </w:r>
      <w:r>
        <w:rPr>
          <w:b/>
          <w:color w:val="000000" w:themeColor="text1"/>
          <w:szCs w:val="22"/>
        </w:rPr>
        <w:t>ormulation</w:t>
      </w:r>
    </w:p>
    <w:p w14:paraId="1C8A9FD5" w14:textId="77777777" w:rsidR="007C74AA" w:rsidRDefault="00000000">
      <w:pPr>
        <w:ind w:firstLine="425"/>
        <w:rPr>
          <w:color w:val="000000" w:themeColor="text1"/>
          <w:szCs w:val="22"/>
        </w:rPr>
      </w:pPr>
      <w:r>
        <w:rPr>
          <w:color w:val="000000" w:themeColor="text1"/>
          <w:szCs w:val="22"/>
        </w:rPr>
        <w:t xml:space="preserve">In this section, the dynamic characteristics of the hydraulic actuator are provided, and the related control problems are formulated. Fig. 1 shows the schematic diagram of the hydraulic actuator, comprised of a double-acting hydraulic cylinder, servo valve, electric motor, relief valve, and accumulator. As a conversion device, the hydraulic pump converts the motor's electric energy into the hydraulic energy of oil. The servo valve provides the oil pressure to the hydraulic cylinder for controlling the piston's movement. The variable pressure of incompressible fluid hinders the </w:t>
      </w:r>
      <w:r>
        <w:rPr>
          <w:color w:val="000000" w:themeColor="text1"/>
          <w:szCs w:val="22"/>
        </w:rPr>
        <w:lastRenderedPageBreak/>
        <w:t>precise control of the actuator. An accurate mathematical model is the first step of controller design, so the hydraulic actuator’s dynamic model is performed below.</w:t>
      </w:r>
    </w:p>
    <w:p w14:paraId="0D22793C" w14:textId="77777777" w:rsidR="007C74AA" w:rsidRDefault="00000000">
      <w:pPr>
        <w:ind w:firstLine="425"/>
        <w:jc w:val="left"/>
        <w:rPr>
          <w:szCs w:val="22"/>
        </w:rPr>
      </w:pPr>
      <w:r>
        <w:rPr>
          <w:szCs w:val="22"/>
        </w:rPr>
        <w:t xml:space="preserve">The flow pressure relation of servo valve is described as follows </w:t>
      </w:r>
      <w:r>
        <w:rPr>
          <w:szCs w:val="22"/>
        </w:rPr>
        <w:fldChar w:fldCharType="begin">
          <w:fldData xml:space="preserve">PEVuZE5vdGU+PENpdGU+PEF1dGhvcj5QYWxsaTwvQXV0aG9yPjxZZWFyPjIwMTg8L1llYXI+PFJl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</w:fldData>
        </w:fldChar>
      </w:r>
      <w:r>
        <w:rPr>
          <w:szCs w:val="22"/>
        </w:rPr>
        <w:instrText xml:space="preserve"> ADDIN EN.CITE </w:instrText>
      </w:r>
      <w:r>
        <w:rPr>
          <w:szCs w:val="22"/>
        </w:rPr>
        <w:fldChar w:fldCharType="begin">
          <w:fldData xml:space="preserve">PEVuZE5vdGU+PENpdGU+PEF1dGhvcj5QYWxsaTwvQXV0aG9yPjxZZWFyPjIwMTg8L1llYXI+PFJl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</w:fldData>
        </w:fldChar>
      </w:r>
      <w:r>
        <w:rPr>
          <w:szCs w:val="22"/>
        </w:rPr>
        <w:instrText xml:space="preserve"> ADDIN EN.CITE.DATA </w:instrText>
      </w:r>
      <w:r>
        <w:rPr>
          <w:szCs w:val="22"/>
        </w:rPr>
      </w:r>
      <w:r>
        <w:rPr>
          <w:szCs w:val="22"/>
        </w:rPr>
        <w:fldChar w:fldCharType="end"/>
      </w:r>
      <w:r>
        <w:rPr>
          <w:szCs w:val="22"/>
        </w:rPr>
      </w:r>
      <w:r>
        <w:rPr>
          <w:szCs w:val="22"/>
        </w:rPr>
        <w:fldChar w:fldCharType="separate"/>
      </w:r>
      <w:r>
        <w:rPr>
          <w:szCs w:val="22"/>
        </w:rPr>
        <w:t>[3</w:t>
      </w:r>
      <w:r>
        <w:rPr>
          <w:rFonts w:hint="eastAsia"/>
          <w:szCs w:val="22"/>
        </w:rPr>
        <w:t>3</w:t>
      </w:r>
      <w:r>
        <w:rPr>
          <w:szCs w:val="22"/>
        </w:rPr>
        <w:t>]</w:t>
      </w:r>
      <w:r>
        <w:rPr>
          <w:szCs w:val="22"/>
        </w:rPr>
        <w:fldChar w:fldCharType="end"/>
      </w:r>
      <w:r>
        <w:rPr>
          <w:szCs w:val="22"/>
        </w:rPr>
        <w:t>:</w:t>
      </w:r>
    </w:p>
    <w:bookmarkStart w:id="20" w:name="MTBlankEqn"/>
    <w:bookmarkStart w:id="21" w:name="OLE_LINK4"/>
    <w:p w14:paraId="7E91B7E1" w14:textId="77777777" w:rsidR="007C74AA" w:rsidRDefault="00000000">
      <w:pPr>
        <w:spacing w:after="0"/>
        <w:jc w:val="right"/>
        <w:rPr>
          <w:szCs w:val="22"/>
        </w:rPr>
      </w:pPr>
      <w:r>
        <w:rPr>
          <w:position w:val="-30"/>
          <w:szCs w:val="22"/>
        </w:rPr>
        <w:object w:dxaOrig="2768" w:dyaOrig="748" w14:anchorId="515DA7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55pt;height:37.45pt" o:ole="">
            <v:imagedata r:id="rId8" o:title=""/>
          </v:shape>
          <o:OLEObject Type="Embed" ProgID="Equation.DSMT4" ShapeID="_x0000_i1025" DrawAspect="Content" ObjectID="_1785333411" r:id="rId9"/>
        </w:object>
      </w:r>
      <w:bookmarkEnd w:id="20"/>
      <w:r>
        <w:rPr>
          <w:rFonts w:hint="eastAsia"/>
          <w:color w:val="000000" w:themeColor="text1"/>
          <w:szCs w:val="22"/>
        </w:rPr>
        <w:t xml:space="preserve">                                              </w:t>
      </w:r>
      <w:r>
        <w:rPr>
          <w:szCs w:val="22"/>
        </w:rPr>
        <w:t xml:space="preserve"> </w:t>
      </w:r>
      <w:r>
        <w:rPr>
          <w:rFonts w:hint="eastAsia"/>
          <w:szCs w:val="22"/>
        </w:rPr>
        <w:t xml:space="preserve">    </w:t>
      </w:r>
      <w:r>
        <w:rPr>
          <w:szCs w:val="22"/>
        </w:rPr>
        <w:t>(1)</w:t>
      </w:r>
    </w:p>
    <w:bookmarkEnd w:id="21"/>
    <w:p w14:paraId="37481EB6" w14:textId="77777777" w:rsidR="007C74AA" w:rsidRDefault="00000000">
      <w:pPr>
        <w:rPr>
          <w:szCs w:val="22"/>
        </w:rPr>
      </w:pPr>
      <w:r>
        <w:rPr>
          <w:szCs w:val="22"/>
        </w:rPr>
        <w:t xml:space="preserve">where </w:t>
      </w:r>
      <w:r>
        <w:rPr>
          <w:i/>
          <w:iCs/>
          <w:szCs w:val="22"/>
        </w:rPr>
        <w:t>Q</w:t>
      </w:r>
      <w:r>
        <w:rPr>
          <w:i/>
          <w:iCs/>
          <w:szCs w:val="22"/>
          <w:vertAlign w:val="subscript"/>
        </w:rPr>
        <w:t>L</w:t>
      </w:r>
      <w:r>
        <w:rPr>
          <w:szCs w:val="22"/>
        </w:rPr>
        <w:t xml:space="preserve"> is load flow, </w:t>
      </w:r>
      <w:r>
        <w:rPr>
          <w:i/>
          <w:iCs/>
          <w:szCs w:val="22"/>
        </w:rPr>
        <w:t>C</w:t>
      </w:r>
      <w:r>
        <w:rPr>
          <w:i/>
          <w:iCs/>
          <w:szCs w:val="22"/>
          <w:vertAlign w:val="subscript"/>
        </w:rPr>
        <w:t>d</w:t>
      </w:r>
      <w:r>
        <w:rPr>
          <w:szCs w:val="22"/>
        </w:rPr>
        <w:t xml:space="preserve"> is </w:t>
      </w:r>
      <w:proofErr w:type="gramStart"/>
      <w:r>
        <w:rPr>
          <w:szCs w:val="22"/>
        </w:rPr>
        <w:t>discharge</w:t>
      </w:r>
      <w:proofErr w:type="gramEnd"/>
      <w:r>
        <w:rPr>
          <w:szCs w:val="22"/>
        </w:rPr>
        <w:t xml:space="preserve"> coefficient, </w:t>
      </w:r>
      <w:r>
        <w:rPr>
          <w:i/>
          <w:iCs/>
          <w:szCs w:val="22"/>
        </w:rPr>
        <w:t>w</w:t>
      </w:r>
      <w:r>
        <w:rPr>
          <w:szCs w:val="22"/>
        </w:rPr>
        <w:t xml:space="preserve"> is the area gradient of the servo valve, </w:t>
      </w:r>
      <w:bookmarkStart w:id="22" w:name="_Hlk161249195"/>
      <w:r>
        <w:rPr>
          <w:i/>
          <w:iCs/>
          <w:szCs w:val="22"/>
        </w:rPr>
        <w:t>P</w:t>
      </w:r>
      <w:r>
        <w:rPr>
          <w:i/>
          <w:iCs/>
          <w:szCs w:val="22"/>
          <w:vertAlign w:val="subscript"/>
        </w:rPr>
        <w:t>s</w:t>
      </w:r>
      <w:r>
        <w:rPr>
          <w:szCs w:val="22"/>
        </w:rPr>
        <w:t xml:space="preserve"> is supply pressure</w:t>
      </w:r>
      <w:bookmarkEnd w:id="22"/>
      <w:r>
        <w:rPr>
          <w:szCs w:val="22"/>
        </w:rPr>
        <w:t xml:space="preserve">, </w:t>
      </w:r>
      <w:r>
        <w:rPr>
          <w:i/>
          <w:iCs/>
          <w:szCs w:val="22"/>
        </w:rPr>
        <w:t>P</w:t>
      </w:r>
      <w:r>
        <w:rPr>
          <w:i/>
          <w:iCs/>
          <w:szCs w:val="22"/>
          <w:vertAlign w:val="subscript"/>
        </w:rPr>
        <w:t>L</w:t>
      </w:r>
      <w:r>
        <w:rPr>
          <w:szCs w:val="22"/>
        </w:rPr>
        <w:t xml:space="preserve"> is load pressure, and </w:t>
      </w:r>
      <w:r>
        <w:rPr>
          <w:i/>
          <w:iCs/>
          <w:szCs w:val="22"/>
        </w:rPr>
        <w:t xml:space="preserve">ρ </w:t>
      </w:r>
      <w:r>
        <w:rPr>
          <w:szCs w:val="22"/>
        </w:rPr>
        <w:t>is hydraulic oil density.</w:t>
      </w:r>
    </w:p>
    <w:p w14:paraId="64CEFC37" w14:textId="77777777" w:rsidR="007C74AA" w:rsidRDefault="00000000">
      <w:pPr>
        <w:ind w:firstLine="425"/>
        <w:rPr>
          <w:szCs w:val="22"/>
        </w:rPr>
      </w:pPr>
      <w:r>
        <w:rPr>
          <w:szCs w:val="22"/>
        </w:rPr>
        <w:t>Because the servo valve dynamic characteristics are faster than the rest of the system, the relationship between input voltage and spool displacement is given by</w:t>
      </w:r>
    </w:p>
    <w:p w14:paraId="73AEAA7C" w14:textId="77777777" w:rsidR="007C74AA" w:rsidRDefault="00000000">
      <w:pPr>
        <w:spacing w:after="0"/>
        <w:jc w:val="right"/>
        <w:rPr>
          <w:szCs w:val="22"/>
        </w:rPr>
      </w:pPr>
      <w:r>
        <w:rPr>
          <w:position w:val="-12"/>
          <w:szCs w:val="22"/>
        </w:rPr>
        <w:object w:dxaOrig="879" w:dyaOrig="355" w14:anchorId="10F32925">
          <v:shape id="_x0000_i1026" type="#_x0000_t75" style="width:44.1pt;height:17.9pt" o:ole="">
            <v:imagedata r:id="rId10" o:title=""/>
          </v:shape>
          <o:OLEObject Type="Embed" ProgID="Equation.DSMT4" ShapeID="_x0000_i1026" DrawAspect="Content" ObjectID="_1785333412" r:id="rId11"/>
        </w:object>
      </w:r>
      <w:r>
        <w:rPr>
          <w:szCs w:val="22"/>
        </w:rPr>
        <w:t xml:space="preserve">                </w:t>
      </w:r>
      <w:r>
        <w:rPr>
          <w:rFonts w:hint="eastAsia"/>
          <w:szCs w:val="22"/>
        </w:rPr>
        <w:t xml:space="preserve">                                      </w:t>
      </w:r>
      <w:r>
        <w:rPr>
          <w:szCs w:val="22"/>
        </w:rPr>
        <w:t xml:space="preserve">              (2)</w:t>
      </w:r>
    </w:p>
    <w:p w14:paraId="0ECF5574" w14:textId="77777777" w:rsidR="007C74AA" w:rsidRDefault="00000000">
      <w:pPr>
        <w:jc w:val="left"/>
        <w:rPr>
          <w:szCs w:val="22"/>
        </w:rPr>
      </w:pPr>
      <w:r>
        <w:rPr>
          <w:szCs w:val="22"/>
        </w:rPr>
        <w:t xml:space="preserve">where </w:t>
      </w:r>
      <w:proofErr w:type="spellStart"/>
      <w:r>
        <w:rPr>
          <w:i/>
          <w:iCs/>
          <w:szCs w:val="22"/>
        </w:rPr>
        <w:t>k</w:t>
      </w:r>
      <w:r>
        <w:rPr>
          <w:i/>
          <w:iCs/>
          <w:szCs w:val="22"/>
          <w:vertAlign w:val="subscript"/>
        </w:rPr>
        <w:t>sv</w:t>
      </w:r>
      <w:proofErr w:type="spellEnd"/>
      <w:r>
        <w:rPr>
          <w:szCs w:val="22"/>
        </w:rPr>
        <w:t xml:space="preserve"> is the torque motor gain, and </w:t>
      </w:r>
      <w:r>
        <w:rPr>
          <w:i/>
          <w:iCs/>
          <w:szCs w:val="22"/>
        </w:rPr>
        <w:t>u</w:t>
      </w:r>
      <w:r>
        <w:rPr>
          <w:szCs w:val="22"/>
        </w:rPr>
        <w:t xml:space="preserve"> is the input voltage of the torque motor.</w:t>
      </w:r>
    </w:p>
    <w:p w14:paraId="430E071A" w14:textId="77777777" w:rsidR="007C74AA" w:rsidRDefault="00000000">
      <w:pPr>
        <w:ind w:firstLine="425"/>
        <w:rPr>
          <w:szCs w:val="22"/>
        </w:rPr>
      </w:pPr>
      <w:r>
        <w:rPr>
          <w:szCs w:val="22"/>
        </w:rPr>
        <w:t>The load pressure dynamics of the hydraulic actuator are capable to be expressed as follows:</w:t>
      </w:r>
    </w:p>
    <w:p w14:paraId="0C33409F" w14:textId="77777777" w:rsidR="007C74AA" w:rsidRDefault="00000000">
      <w:pPr>
        <w:spacing w:after="0"/>
        <w:jc w:val="right"/>
        <w:rPr>
          <w:szCs w:val="22"/>
        </w:rPr>
      </w:pPr>
      <w:r>
        <w:rPr>
          <w:position w:val="-30"/>
          <w:szCs w:val="22"/>
        </w:rPr>
        <w:object w:dxaOrig="2488" w:dyaOrig="673" w14:anchorId="5B7E2963">
          <v:shape id="_x0000_i1027" type="#_x0000_t75" style="width:124.4pt;height:33.7pt" o:ole="">
            <v:imagedata r:id="rId12" o:title=""/>
          </v:shape>
          <o:OLEObject Type="Embed" ProgID="Equation.DSMT4" ShapeID="_x0000_i1027" DrawAspect="Content" ObjectID="_1785333413" r:id="rId13"/>
        </w:object>
      </w:r>
      <w:r>
        <w:rPr>
          <w:szCs w:val="22"/>
        </w:rPr>
        <w:t xml:space="preserve">            </w:t>
      </w:r>
      <w:r>
        <w:rPr>
          <w:rFonts w:hint="eastAsia"/>
          <w:szCs w:val="22"/>
        </w:rPr>
        <w:t xml:space="preserve">                              </w:t>
      </w:r>
      <w:r>
        <w:rPr>
          <w:szCs w:val="22"/>
        </w:rPr>
        <w:t xml:space="preserve">           (3)</w:t>
      </w:r>
    </w:p>
    <w:p w14:paraId="2542D4E0" w14:textId="77777777" w:rsidR="007C74AA" w:rsidRDefault="00000000">
      <w:pPr>
        <w:rPr>
          <w:szCs w:val="22"/>
        </w:rPr>
      </w:pPr>
      <w:bookmarkStart w:id="23" w:name="_Hlk161251049"/>
      <w:r>
        <w:rPr>
          <w:szCs w:val="22"/>
        </w:rPr>
        <w:t xml:space="preserve">where </w:t>
      </w:r>
      <w:r>
        <w:rPr>
          <w:i/>
          <w:iCs/>
          <w:szCs w:val="22"/>
        </w:rPr>
        <w:t>V</w:t>
      </w:r>
      <w:r>
        <w:rPr>
          <w:i/>
          <w:iCs/>
          <w:szCs w:val="22"/>
          <w:vertAlign w:val="subscript"/>
        </w:rPr>
        <w:t>t</w:t>
      </w:r>
      <w:r>
        <w:rPr>
          <w:szCs w:val="22"/>
        </w:rPr>
        <w:t xml:space="preserve"> is the total control volume of the cylinder chamber, </w:t>
      </w:r>
      <w:r>
        <w:rPr>
          <w:i/>
          <w:iCs/>
          <w:szCs w:val="22"/>
        </w:rPr>
        <w:t>β</w:t>
      </w:r>
      <w:r>
        <w:rPr>
          <w:i/>
          <w:iCs/>
          <w:szCs w:val="22"/>
          <w:vertAlign w:val="subscript"/>
        </w:rPr>
        <w:t>e</w:t>
      </w:r>
      <w:r>
        <w:rPr>
          <w:i/>
          <w:iCs/>
          <w:szCs w:val="22"/>
        </w:rPr>
        <w:t xml:space="preserve"> </w:t>
      </w:r>
      <w:r>
        <w:rPr>
          <w:szCs w:val="22"/>
        </w:rPr>
        <w:t xml:space="preserve">is the effective bulk modulus, </w:t>
      </w:r>
      <w:r>
        <w:rPr>
          <w:i/>
          <w:iCs/>
          <w:szCs w:val="22"/>
        </w:rPr>
        <w:t>A</w:t>
      </w:r>
      <w:r>
        <w:rPr>
          <w:szCs w:val="22"/>
        </w:rPr>
        <w:t xml:space="preserve"> is the actuator ram area, and </w:t>
      </w:r>
      <w:r>
        <w:rPr>
          <w:i/>
          <w:iCs/>
          <w:szCs w:val="22"/>
        </w:rPr>
        <w:t>C</w:t>
      </w:r>
      <w:r>
        <w:rPr>
          <w:i/>
          <w:iCs/>
          <w:szCs w:val="22"/>
          <w:vertAlign w:val="subscript"/>
        </w:rPr>
        <w:t>t</w:t>
      </w:r>
      <w:r>
        <w:rPr>
          <w:szCs w:val="22"/>
        </w:rPr>
        <w:t xml:space="preserve"> is the total leakage coefficient.</w:t>
      </w:r>
    </w:p>
    <w:bookmarkEnd w:id="23"/>
    <w:p w14:paraId="0FED694C" w14:textId="467C639C" w:rsidR="007C74AA" w:rsidRDefault="00000000">
      <w:pPr>
        <w:ind w:firstLine="425"/>
        <w:jc w:val="left"/>
        <w:rPr>
          <w:szCs w:val="22"/>
        </w:rPr>
      </w:pPr>
      <w:r>
        <w:rPr>
          <w:szCs w:val="22"/>
        </w:rPr>
        <w:t>Based on the Newton</w:t>
      </w:r>
      <w:r w:rsidR="00264DA6">
        <w:rPr>
          <w:szCs w:val="22"/>
        </w:rPr>
        <w:t>’</w:t>
      </w:r>
      <w:r>
        <w:rPr>
          <w:szCs w:val="22"/>
        </w:rPr>
        <w:t>s second law, the load motion can be described as follows:</w:t>
      </w:r>
    </w:p>
    <w:bookmarkStart w:id="24" w:name="_Hlk161252120"/>
    <w:p w14:paraId="21ED4CDF" w14:textId="77777777" w:rsidR="007C74AA" w:rsidRDefault="00000000">
      <w:pPr>
        <w:spacing w:after="0"/>
        <w:jc w:val="right"/>
        <w:rPr>
          <w:szCs w:val="22"/>
        </w:rPr>
      </w:pPr>
      <w:r>
        <w:rPr>
          <w:position w:val="-12"/>
          <w:szCs w:val="22"/>
        </w:rPr>
        <w:object w:dxaOrig="2338" w:dyaOrig="355" w14:anchorId="1206969B">
          <v:shape id="_x0000_i1028" type="#_x0000_t75" style="width:116.9pt;height:17.9pt" o:ole="">
            <v:imagedata r:id="rId14" o:title=""/>
          </v:shape>
          <o:OLEObject Type="Embed" ProgID="Equation.DSMT4" ShapeID="_x0000_i1028" DrawAspect="Content" ObjectID="_1785333414" r:id="rId15"/>
        </w:object>
      </w:r>
      <w:r>
        <w:rPr>
          <w:szCs w:val="22"/>
        </w:rPr>
        <w:t xml:space="preserve">       </w:t>
      </w:r>
      <w:r>
        <w:rPr>
          <w:rFonts w:hint="eastAsia"/>
          <w:szCs w:val="22"/>
        </w:rPr>
        <w:t xml:space="preserve">                               </w:t>
      </w:r>
      <w:r>
        <w:rPr>
          <w:szCs w:val="22"/>
        </w:rPr>
        <w:t xml:space="preserve">                (4)</w:t>
      </w:r>
    </w:p>
    <w:bookmarkEnd w:id="24"/>
    <w:p w14:paraId="27AACCB2" w14:textId="77777777" w:rsidR="007C74AA" w:rsidRDefault="00000000">
      <w:pPr>
        <w:rPr>
          <w:szCs w:val="22"/>
        </w:rPr>
      </w:pPr>
      <w:r>
        <w:rPr>
          <w:szCs w:val="22"/>
        </w:rPr>
        <w:t xml:space="preserve">where </w:t>
      </w:r>
      <w:r>
        <w:rPr>
          <w:i/>
          <w:iCs/>
          <w:szCs w:val="22"/>
        </w:rPr>
        <w:t>m</w:t>
      </w:r>
      <w:r>
        <w:rPr>
          <w:szCs w:val="22"/>
        </w:rPr>
        <w:t xml:space="preserve"> is the load mass, </w:t>
      </w:r>
      <w:r>
        <w:rPr>
          <w:i/>
          <w:iCs/>
          <w:szCs w:val="22"/>
        </w:rPr>
        <w:t>B</w:t>
      </w:r>
      <w:r>
        <w:rPr>
          <w:szCs w:val="22"/>
        </w:rPr>
        <w:t xml:space="preserve"> is the actuator ram area, </w:t>
      </w:r>
      <w:r>
        <w:rPr>
          <w:i/>
          <w:iCs/>
          <w:szCs w:val="22"/>
        </w:rPr>
        <w:t xml:space="preserve">K </w:t>
      </w:r>
      <w:r>
        <w:rPr>
          <w:szCs w:val="22"/>
        </w:rPr>
        <w:t xml:space="preserve">is the viscous damping coefficient of hydraulic oil, and </w:t>
      </w:r>
      <w:r>
        <w:rPr>
          <w:i/>
          <w:iCs/>
          <w:szCs w:val="22"/>
        </w:rPr>
        <w:t xml:space="preserve">f </w:t>
      </w:r>
      <w:r>
        <w:rPr>
          <w:szCs w:val="22"/>
        </w:rPr>
        <w:t>is the external load of the system.</w:t>
      </w:r>
    </w:p>
    <w:p w14:paraId="5E7B9FA7" w14:textId="77777777" w:rsidR="007C74AA" w:rsidRDefault="00000000">
      <w:pPr>
        <w:jc w:val="center"/>
        <w:rPr>
          <w:szCs w:val="22"/>
        </w:rPr>
      </w:pPr>
      <w:r>
        <w:rPr>
          <w:noProof/>
          <w:szCs w:val="22"/>
        </w:rPr>
        <w:lastRenderedPageBreak/>
        <w:drawing>
          <wp:inline distT="0" distB="0" distL="0" distR="0" wp14:anchorId="21CC7168" wp14:editId="3B2765FE">
            <wp:extent cx="3850640" cy="3139440"/>
            <wp:effectExtent l="0" t="0" r="0" b="3810"/>
            <wp:docPr id="1244788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88029"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900132" cy="3179768"/>
                    </a:xfrm>
                    <a:prstGeom prst="rect">
                      <a:avLst/>
                    </a:prstGeom>
                    <a:noFill/>
                    <a:ln>
                      <a:noFill/>
                    </a:ln>
                  </pic:spPr>
                </pic:pic>
              </a:graphicData>
            </a:graphic>
          </wp:inline>
        </w:drawing>
      </w:r>
    </w:p>
    <w:p w14:paraId="47A8C573" w14:textId="77777777" w:rsidR="007C74AA" w:rsidRDefault="00000000">
      <w:pPr>
        <w:jc w:val="center"/>
        <w:rPr>
          <w:szCs w:val="22"/>
        </w:rPr>
      </w:pPr>
      <w:bookmarkStart w:id="25" w:name="_Hlk164868918"/>
      <w:r>
        <w:rPr>
          <w:b/>
          <w:bCs/>
          <w:color w:val="000000" w:themeColor="text1"/>
          <w:szCs w:val="22"/>
        </w:rPr>
        <w:t xml:space="preserve">Figure 1: </w:t>
      </w:r>
      <w:bookmarkEnd w:id="25"/>
      <w:r>
        <w:rPr>
          <w:szCs w:val="22"/>
        </w:rPr>
        <w:t xml:space="preserve">Scheme diagram of </w:t>
      </w:r>
      <w:bookmarkStart w:id="26" w:name="_Hlk161157969"/>
      <w:r>
        <w:rPr>
          <w:szCs w:val="22"/>
        </w:rPr>
        <w:t>the hydraulic actuator</w:t>
      </w:r>
      <w:bookmarkEnd w:id="26"/>
    </w:p>
    <w:p w14:paraId="30ABA951" w14:textId="77777777" w:rsidR="007C74AA" w:rsidRDefault="00000000">
      <w:pPr>
        <w:ind w:firstLine="425"/>
        <w:rPr>
          <w:szCs w:val="22"/>
        </w:rPr>
      </w:pPr>
      <w:r>
        <w:rPr>
          <w:szCs w:val="22"/>
        </w:rPr>
        <w:t xml:space="preserve">The state variables are defined as </w:t>
      </w:r>
      <w:r>
        <w:rPr>
          <w:position w:val="-12"/>
          <w:szCs w:val="22"/>
        </w:rPr>
        <w:object w:dxaOrig="2081" w:dyaOrig="393" w14:anchorId="7180987D">
          <v:shape id="_x0000_i1029" type="#_x0000_t75" style="width:104.05pt;height:19.55pt" o:ole="">
            <v:imagedata r:id="rId17" o:title=""/>
          </v:shape>
          <o:OLEObject Type="Embed" ProgID="Equation.DSMT4" ShapeID="_x0000_i1029" DrawAspect="Content" ObjectID="_1785333415" r:id="rId18"/>
        </w:object>
      </w:r>
      <w:r>
        <w:rPr>
          <w:szCs w:val="22"/>
        </w:rPr>
        <w:t xml:space="preserve">, and then the state space model of the hydraulic actuator is described </w:t>
      </w:r>
      <w:proofErr w:type="gramStart"/>
      <w:r>
        <w:rPr>
          <w:szCs w:val="22"/>
        </w:rPr>
        <w:t>by</w:t>
      </w:r>
      <w:proofErr w:type="gramEnd"/>
    </w:p>
    <w:bookmarkStart w:id="27" w:name="_Hlk161324272"/>
    <w:p w14:paraId="448B486A" w14:textId="77777777" w:rsidR="007C74AA" w:rsidRDefault="00000000">
      <w:pPr>
        <w:spacing w:after="0"/>
        <w:jc w:val="right"/>
        <w:rPr>
          <w:szCs w:val="22"/>
        </w:rPr>
      </w:pPr>
      <w:r>
        <w:rPr>
          <w:position w:val="-50"/>
          <w:szCs w:val="22"/>
        </w:rPr>
        <w:object w:dxaOrig="2711" w:dyaOrig="1100" w14:anchorId="6D66DDBB">
          <v:shape id="_x0000_i1030" type="#_x0000_t75" style="width:135.7pt;height:54.95pt" o:ole="">
            <v:imagedata r:id="rId19" o:title=""/>
          </v:shape>
          <o:OLEObject Type="Embed" ProgID="Equation.DSMT4" ShapeID="_x0000_i1030" DrawAspect="Content" ObjectID="_1785333416" r:id="rId20"/>
        </w:object>
      </w:r>
      <w:r>
        <w:rPr>
          <w:szCs w:val="22"/>
        </w:rPr>
        <w:t xml:space="preserve">        </w:t>
      </w:r>
      <w:r>
        <w:rPr>
          <w:rFonts w:hint="eastAsia"/>
          <w:szCs w:val="22"/>
        </w:rPr>
        <w:t xml:space="preserve">                      </w:t>
      </w:r>
      <w:r>
        <w:rPr>
          <w:szCs w:val="22"/>
        </w:rPr>
        <w:t xml:space="preserve">                     (5)</w:t>
      </w:r>
    </w:p>
    <w:bookmarkEnd w:id="27"/>
    <w:p w14:paraId="2E65E8FE" w14:textId="77777777" w:rsidR="007C74AA" w:rsidRDefault="00000000">
      <w:pPr>
        <w:rPr>
          <w:szCs w:val="22"/>
        </w:rPr>
      </w:pPr>
      <w:r>
        <w:rPr>
          <w:szCs w:val="22"/>
        </w:rPr>
        <w:t xml:space="preserve">where </w:t>
      </w:r>
      <w:r>
        <w:rPr>
          <w:position w:val="-12"/>
          <w:szCs w:val="22"/>
        </w:rPr>
        <w:object w:dxaOrig="2854" w:dyaOrig="393" w14:anchorId="1E55458C">
          <v:shape id="_x0000_i1031" type="#_x0000_t75" style="width:142.7pt;height:19.55pt" o:ole="">
            <v:imagedata r:id="rId21" o:title=""/>
          </v:shape>
          <o:OLEObject Type="Embed" ProgID="Equation.DSMT4" ShapeID="_x0000_i1031" DrawAspect="Content" ObjectID="_1785333417" r:id="rId22"/>
        </w:object>
      </w:r>
      <w:r>
        <w:rPr>
          <w:szCs w:val="22"/>
        </w:rPr>
        <w:t xml:space="preserve">, </w:t>
      </w:r>
      <w:r>
        <w:rPr>
          <w:position w:val="-12"/>
          <w:szCs w:val="22"/>
        </w:rPr>
        <w:object w:dxaOrig="1165" w:dyaOrig="353" w14:anchorId="4859D404">
          <v:shape id="_x0000_i1032" type="#_x0000_t75" style="width:58.25pt;height:17.5pt" o:ole="">
            <v:imagedata r:id="rId23" o:title=""/>
          </v:shape>
          <o:OLEObject Type="Embed" ProgID="Equation.DSMT4" ShapeID="_x0000_i1032" DrawAspect="Content" ObjectID="_1785333418" r:id="rId24"/>
        </w:object>
      </w:r>
      <w:r>
        <w:rPr>
          <w:szCs w:val="22"/>
        </w:rPr>
        <w:t xml:space="preserve">, </w:t>
      </w:r>
      <w:r>
        <w:rPr>
          <w:position w:val="-12"/>
          <w:szCs w:val="22"/>
        </w:rPr>
        <w:object w:dxaOrig="3168" w:dyaOrig="406" w14:anchorId="39277439">
          <v:shape id="_x0000_i1033" type="#_x0000_t75" style="width:158.55pt;height:20.4pt" o:ole="">
            <v:imagedata r:id="rId25" o:title=""/>
          </v:shape>
          <o:OLEObject Type="Embed" ProgID="Equation.DSMT4" ShapeID="_x0000_i1033" DrawAspect="Content" ObjectID="_1785333419" r:id="rId26"/>
        </w:object>
      </w:r>
      <w:r>
        <w:rPr>
          <w:szCs w:val="22"/>
        </w:rPr>
        <w:t>,</w:t>
      </w:r>
    </w:p>
    <w:p w14:paraId="16A833FD" w14:textId="77777777" w:rsidR="007C74AA" w:rsidRDefault="00000000">
      <w:pPr>
        <w:rPr>
          <w:szCs w:val="22"/>
        </w:rPr>
      </w:pPr>
      <w:r>
        <w:rPr>
          <w:position w:val="-14"/>
          <w:szCs w:val="22"/>
        </w:rPr>
        <w:object w:dxaOrig="4427" w:dyaOrig="406" w14:anchorId="39A26F39">
          <v:shape id="_x0000_i1034" type="#_x0000_t75" style="width:221.35pt;height:20.4pt" o:ole="">
            <v:imagedata r:id="rId27" o:title=""/>
          </v:shape>
          <o:OLEObject Type="Embed" ProgID="Equation.DSMT4" ShapeID="_x0000_i1034" DrawAspect="Content" ObjectID="_1785333420" r:id="rId28"/>
        </w:object>
      </w:r>
      <w:r>
        <w:rPr>
          <w:szCs w:val="22"/>
        </w:rPr>
        <w:t>.</w:t>
      </w:r>
    </w:p>
    <w:p w14:paraId="4DDF30F9" w14:textId="62D61FC2" w:rsidR="007C74AA" w:rsidRDefault="00000000">
      <w:pPr>
        <w:ind w:firstLine="425"/>
        <w:rPr>
          <w:szCs w:val="22"/>
        </w:rPr>
      </w:pPr>
      <w:r>
        <w:rPr>
          <w:szCs w:val="22"/>
        </w:rPr>
        <w:t xml:space="preserve">The total uncertainty </w:t>
      </w:r>
      <w:r>
        <w:rPr>
          <w:i/>
          <w:iCs/>
          <w:szCs w:val="22"/>
        </w:rPr>
        <w:t>F</w:t>
      </w:r>
      <w:r>
        <w:rPr>
          <w:szCs w:val="22"/>
        </w:rPr>
        <w:t xml:space="preserve"> is bounded, satisfying the following condition </w:t>
      </w:r>
      <w:r>
        <w:rPr>
          <w:szCs w:val="22"/>
        </w:rPr>
        <w:fldChar w:fldCharType="begin"/>
      </w:r>
      <w:r>
        <w:rPr>
          <w:szCs w:val="22"/>
        </w:rPr>
        <w:instrText xml:space="preserve"> ADDIN EN.CITE &lt;EndNote&gt;&lt;Cite&gt;&lt;Author&gt;Park&lt;/Author&gt;&lt;Year&gt;2019&lt;/Year&gt;&lt;RecNum&gt;1022&lt;/RecNum&gt;&lt;DisplayText&gt;[35]&lt;/DisplayText&gt;&lt;record&gt;&lt;rec-number&gt;1022&lt;/rec-number&gt;&lt;foreign-keys&gt;&lt;key app="EN" db-id="5xfwxxawpezte3ex5voxrd9l99e9e5svwwe0" timestamp="1644635214"&gt;1022&lt;/key&gt;&lt;/foreign-keys&gt;&lt;ref-type name="Journal Article"&gt;17&lt;/ref-type&gt;&lt;contributors&gt;&lt;authors&gt;&lt;author&gt;Park, Jang-Hyun&lt;/author&gt;&lt;author&gt;Kim, Seong-Hwan&lt;/author&gt;&lt;author&gt;Park, Tae-Sik&lt;/author&gt;&lt;/authors&gt;&lt;/contributors&gt;&lt;titles&gt;&lt;title&gt;Output-Feedback Adaptive Neural Controller for Uncertain Pure-Feedback Nonlinear Systems Using a High-Order Sliding Mode Observer&lt;/title&gt;&lt;secondary-title&gt;IEEE Transactions on Neural Networks and Learning Systems&lt;/secondary-title&gt;&lt;/titles&gt;&lt;periodical&gt;&lt;full-title&gt;Ieee Transactions on Neural Networks and Learning Systems&lt;/full-title&gt;&lt;/periodical&gt;&lt;pages&gt;1596-1601&lt;/pages&gt;&lt;volume&gt;30&lt;/volume&gt;&lt;number&gt;5&lt;/number&gt;&lt;dates&gt;&lt;year&gt;2019&lt;/year&gt;&lt;pub-dates&gt;&lt;date&gt;May&lt;/date&gt;&lt;/pub-dates&gt;&lt;/dates&gt;&lt;isbn&gt;2162-237X&lt;/isbn&gt;&lt;accession-num&gt;WOS:000466192100028&lt;/accession-num&gt;&lt;urls&gt;&lt;related-urls&gt;&lt;url&gt;&lt;style face="underline" font="default" size="100%"&gt;&amp;lt;Go to ISI&amp;gt;://WOS:000466192100028&lt;/style&gt;&lt;/url&gt;&lt;/related-urls&gt;&lt;/urls&gt;&lt;electronic-resource-num&gt;10.1109/tnnls.2018.2861942&lt;/electronic-resource-num&gt;&lt;/record&gt;&lt;/Cite&gt;&lt;/EndNote&gt;</w:instrText>
      </w:r>
      <w:r>
        <w:rPr>
          <w:szCs w:val="22"/>
        </w:rPr>
        <w:fldChar w:fldCharType="separate"/>
      </w:r>
      <w:r>
        <w:rPr>
          <w:szCs w:val="22"/>
        </w:rPr>
        <w:t>[3</w:t>
      </w:r>
      <w:r>
        <w:rPr>
          <w:rFonts w:hint="eastAsia"/>
          <w:szCs w:val="22"/>
        </w:rPr>
        <w:t>4</w:t>
      </w:r>
      <w:r>
        <w:rPr>
          <w:szCs w:val="22"/>
        </w:rPr>
        <w:t>]</w:t>
      </w:r>
      <w:r>
        <w:rPr>
          <w:szCs w:val="22"/>
        </w:rPr>
        <w:fldChar w:fldCharType="end"/>
      </w:r>
      <w:r w:rsidR="002759CA">
        <w:rPr>
          <w:szCs w:val="22"/>
        </w:rPr>
        <w:t>:</w:t>
      </w:r>
    </w:p>
    <w:p w14:paraId="0666A5EA" w14:textId="77777777" w:rsidR="007C74AA" w:rsidRDefault="00000000">
      <w:pPr>
        <w:spacing w:after="0"/>
        <w:jc w:val="right"/>
        <w:rPr>
          <w:szCs w:val="22"/>
        </w:rPr>
      </w:pPr>
      <w:r>
        <w:rPr>
          <w:position w:val="-10"/>
          <w:szCs w:val="22"/>
        </w:rPr>
        <w:object w:dxaOrig="785" w:dyaOrig="353" w14:anchorId="2791A03F">
          <v:shape id="_x0000_i1035" type="#_x0000_t75" style="width:39.1pt;height:17.5pt" o:ole="">
            <v:imagedata r:id="rId29" o:title=""/>
          </v:shape>
          <o:OLEObject Type="Embed" ProgID="Equation.DSMT4" ShapeID="_x0000_i1035" DrawAspect="Content" ObjectID="_1785333421" r:id="rId30"/>
        </w:object>
      </w:r>
      <w:r>
        <w:rPr>
          <w:szCs w:val="22"/>
        </w:rPr>
        <w:t xml:space="preserve">            </w:t>
      </w:r>
      <w:r>
        <w:rPr>
          <w:rFonts w:hint="eastAsia"/>
          <w:szCs w:val="22"/>
        </w:rPr>
        <w:t xml:space="preserve">                                        </w:t>
      </w:r>
      <w:r>
        <w:rPr>
          <w:szCs w:val="22"/>
        </w:rPr>
        <w:t xml:space="preserve">                 (6)</w:t>
      </w:r>
    </w:p>
    <w:p w14:paraId="2AF7B33D" w14:textId="77777777" w:rsidR="007C74AA" w:rsidRDefault="00000000">
      <w:pPr>
        <w:rPr>
          <w:szCs w:val="22"/>
        </w:rPr>
      </w:pPr>
      <w:r>
        <w:rPr>
          <w:szCs w:val="22"/>
        </w:rPr>
        <w:t xml:space="preserve">where </w:t>
      </w:r>
      <w:r>
        <w:rPr>
          <w:position w:val="-4"/>
          <w:szCs w:val="22"/>
        </w:rPr>
        <w:object w:dxaOrig="262" w:dyaOrig="301" w14:anchorId="18BD4FC1">
          <v:shape id="_x0000_i1036" type="#_x0000_t75" style="width:12.9pt;height:15pt" o:ole="">
            <v:imagedata r:id="rId31" o:title=""/>
          </v:shape>
          <o:OLEObject Type="Embed" ProgID="Equation.DSMT4" ShapeID="_x0000_i1036" DrawAspect="Content" ObjectID="_1785333422" r:id="rId32"/>
        </w:object>
      </w:r>
      <w:r>
        <w:rPr>
          <w:szCs w:val="22"/>
        </w:rPr>
        <w:t xml:space="preserve"> is a real value.</w:t>
      </w:r>
    </w:p>
    <w:p w14:paraId="7BA3EB98" w14:textId="77777777" w:rsidR="007C74AA" w:rsidRDefault="00000000">
      <w:pPr>
        <w:widowControl w:val="0"/>
        <w:snapToGrid w:val="0"/>
        <w:spacing w:before="240"/>
        <w:rPr>
          <w:b/>
          <w:color w:val="000000" w:themeColor="text1"/>
          <w:szCs w:val="22"/>
        </w:rPr>
      </w:pPr>
      <w:r>
        <w:rPr>
          <w:b/>
          <w:color w:val="000000" w:themeColor="text1"/>
          <w:szCs w:val="22"/>
        </w:rPr>
        <w:t xml:space="preserve">3 Controller </w:t>
      </w:r>
      <w:r>
        <w:rPr>
          <w:rFonts w:hint="eastAsia"/>
          <w:b/>
          <w:color w:val="000000" w:themeColor="text1"/>
          <w:szCs w:val="22"/>
        </w:rPr>
        <w:t>D</w:t>
      </w:r>
      <w:r>
        <w:rPr>
          <w:b/>
          <w:color w:val="000000" w:themeColor="text1"/>
          <w:szCs w:val="22"/>
        </w:rPr>
        <w:t>esign</w:t>
      </w:r>
    </w:p>
    <w:p w14:paraId="5A922E83" w14:textId="78054394" w:rsidR="007C74AA" w:rsidRDefault="00000000">
      <w:pPr>
        <w:ind w:firstLine="425"/>
        <w:rPr>
          <w:szCs w:val="22"/>
        </w:rPr>
      </w:pPr>
      <w:r>
        <w:rPr>
          <w:szCs w:val="22"/>
        </w:rPr>
        <w:t xml:space="preserve">The objective of controller design is to construct an adaptive control strategy such that the cylinder displacement </w:t>
      </w:r>
      <m:oMath>
        <m:sSub>
          <m:sSubPr>
            <m:ctrlPr>
              <w:rPr>
                <w:rFonts w:ascii="Cambria Math" w:hAnsi="Cambria Math"/>
                <w:i/>
                <w:szCs w:val="22"/>
                <w:vertAlign w:val="subscript"/>
              </w:rPr>
            </m:ctrlPr>
          </m:sSubPr>
          <m:e>
            <m:r>
              <w:rPr>
                <w:rFonts w:ascii="Cambria Math" w:hAnsi="Cambria Math"/>
                <w:szCs w:val="22"/>
                <w:vertAlign w:val="subscript"/>
              </w:rPr>
              <m:t>x</m:t>
            </m:r>
          </m:e>
          <m:sub>
            <m:r>
              <w:rPr>
                <w:rFonts w:ascii="Cambria Math" w:hAnsi="Cambria Math"/>
                <w:szCs w:val="22"/>
                <w:vertAlign w:val="subscript"/>
              </w:rPr>
              <m:t>1</m:t>
            </m:r>
          </m:sub>
        </m:sSub>
      </m:oMath>
      <w:r>
        <w:rPr>
          <w:szCs w:val="22"/>
        </w:rPr>
        <w:t xml:space="preserve"> tracks the desired trajectory </w:t>
      </w:r>
      <w:r>
        <w:rPr>
          <w:i/>
          <w:iCs/>
          <w:szCs w:val="22"/>
        </w:rPr>
        <w:t>x</w:t>
      </w:r>
      <w:r>
        <w:rPr>
          <w:i/>
          <w:iCs/>
          <w:szCs w:val="22"/>
          <w:vertAlign w:val="subscript"/>
        </w:rPr>
        <w:t>d</w:t>
      </w:r>
      <w:r>
        <w:rPr>
          <w:szCs w:val="22"/>
        </w:rPr>
        <w:t xml:space="preserve"> </w:t>
      </w:r>
      <w:r>
        <w:rPr>
          <w:rFonts w:hint="eastAsia"/>
          <w:szCs w:val="22"/>
        </w:rPr>
        <w:t>accurately under</w:t>
      </w:r>
      <w:r>
        <w:rPr>
          <w:szCs w:val="22"/>
        </w:rPr>
        <w:t xml:space="preserve"> model uncertainties and dynamic disturbances.</w:t>
      </w:r>
    </w:p>
    <w:p w14:paraId="350F4104" w14:textId="742939B1" w:rsidR="007C74AA" w:rsidRDefault="00000000">
      <w:pPr>
        <w:spacing w:before="240"/>
        <w:rPr>
          <w:b/>
          <w:i/>
          <w:color w:val="000000" w:themeColor="text1"/>
          <w:szCs w:val="22"/>
        </w:rPr>
      </w:pPr>
      <w:r>
        <w:rPr>
          <w:b/>
          <w:i/>
          <w:color w:val="000000" w:themeColor="text1"/>
          <w:szCs w:val="22"/>
        </w:rPr>
        <w:t xml:space="preserve">3.1 </w:t>
      </w:r>
      <w:bookmarkStart w:id="28" w:name="_Hlk161502160"/>
      <w:r w:rsidR="00130688">
        <w:rPr>
          <w:b/>
          <w:i/>
          <w:color w:val="000000" w:themeColor="text1"/>
          <w:szCs w:val="22"/>
        </w:rPr>
        <w:t>B</w:t>
      </w:r>
      <w:r>
        <w:rPr>
          <w:rFonts w:hint="eastAsia"/>
          <w:b/>
          <w:i/>
          <w:color w:val="000000" w:themeColor="text1"/>
          <w:szCs w:val="22"/>
        </w:rPr>
        <w:t>ack-</w:t>
      </w:r>
      <w:r w:rsidR="00130688">
        <w:rPr>
          <w:b/>
          <w:i/>
          <w:color w:val="000000" w:themeColor="text1"/>
          <w:szCs w:val="22"/>
        </w:rPr>
        <w:t>S</w:t>
      </w:r>
      <w:r>
        <w:rPr>
          <w:rFonts w:hint="eastAsia"/>
          <w:b/>
          <w:i/>
          <w:color w:val="000000" w:themeColor="text1"/>
          <w:szCs w:val="22"/>
        </w:rPr>
        <w:t>tepping</w:t>
      </w:r>
      <w:r>
        <w:rPr>
          <w:b/>
          <w:i/>
          <w:color w:val="000000" w:themeColor="text1"/>
          <w:szCs w:val="22"/>
        </w:rPr>
        <w:t xml:space="preserve"> </w:t>
      </w:r>
      <w:r>
        <w:rPr>
          <w:rFonts w:hint="eastAsia"/>
          <w:b/>
          <w:i/>
          <w:color w:val="000000" w:themeColor="text1"/>
          <w:szCs w:val="22"/>
        </w:rPr>
        <w:t>S</w:t>
      </w:r>
      <w:r>
        <w:rPr>
          <w:b/>
          <w:i/>
          <w:color w:val="000000" w:themeColor="text1"/>
          <w:szCs w:val="22"/>
        </w:rPr>
        <w:t xml:space="preserve">liding </w:t>
      </w:r>
      <w:r>
        <w:rPr>
          <w:rFonts w:hint="eastAsia"/>
          <w:b/>
          <w:i/>
          <w:color w:val="000000" w:themeColor="text1"/>
          <w:szCs w:val="22"/>
        </w:rPr>
        <w:t>M</w:t>
      </w:r>
      <w:r>
        <w:rPr>
          <w:b/>
          <w:i/>
          <w:color w:val="000000" w:themeColor="text1"/>
          <w:szCs w:val="22"/>
        </w:rPr>
        <w:t xml:space="preserve">ode </w:t>
      </w:r>
      <w:r>
        <w:rPr>
          <w:rFonts w:hint="eastAsia"/>
          <w:b/>
          <w:i/>
          <w:color w:val="000000" w:themeColor="text1"/>
          <w:szCs w:val="22"/>
        </w:rPr>
        <w:t>C</w:t>
      </w:r>
      <w:r>
        <w:rPr>
          <w:b/>
          <w:i/>
          <w:color w:val="000000" w:themeColor="text1"/>
          <w:szCs w:val="22"/>
        </w:rPr>
        <w:t>ontroller</w:t>
      </w:r>
      <w:bookmarkEnd w:id="28"/>
    </w:p>
    <w:p w14:paraId="253DFFBC" w14:textId="77777777" w:rsidR="007C74AA" w:rsidRDefault="00000000">
      <w:pPr>
        <w:ind w:firstLine="425"/>
        <w:rPr>
          <w:szCs w:val="22"/>
        </w:rPr>
      </w:pPr>
      <w:r>
        <w:rPr>
          <w:szCs w:val="22"/>
        </w:rPr>
        <w:t>The position tracking error and its time derivative are defined as follows:</w:t>
      </w:r>
    </w:p>
    <w:bookmarkStart w:id="29" w:name="_Hlk161389962"/>
    <w:p w14:paraId="56889B7F" w14:textId="77777777" w:rsidR="007C74AA" w:rsidRDefault="00000000">
      <w:pPr>
        <w:spacing w:after="0"/>
        <w:jc w:val="right"/>
        <w:rPr>
          <w:szCs w:val="22"/>
        </w:rPr>
      </w:pPr>
      <w:r>
        <w:rPr>
          <w:position w:val="-12"/>
          <w:szCs w:val="22"/>
        </w:rPr>
        <w:object w:dxaOrig="1100" w:dyaOrig="353" w14:anchorId="31A961CD">
          <v:shape id="_x0000_i1037" type="#_x0000_t75" style="width:54.9pt;height:17.45pt" o:ole="">
            <v:imagedata r:id="rId33" o:title=""/>
          </v:shape>
          <o:OLEObject Type="Embed" ProgID="Equation.DSMT4" ShapeID="_x0000_i1037" DrawAspect="Content" ObjectID="_1785333423" r:id="rId34"/>
        </w:object>
      </w:r>
      <w:r>
        <w:rPr>
          <w:szCs w:val="22"/>
        </w:rPr>
        <w:t xml:space="preserve">               </w:t>
      </w:r>
      <w:r>
        <w:rPr>
          <w:rFonts w:hint="eastAsia"/>
          <w:szCs w:val="22"/>
        </w:rPr>
        <w:t xml:space="preserve">                                    </w:t>
      </w:r>
      <w:r>
        <w:rPr>
          <w:szCs w:val="22"/>
        </w:rPr>
        <w:t xml:space="preserve">               (7)</w:t>
      </w:r>
    </w:p>
    <w:bookmarkStart w:id="30" w:name="_Hlk161392536"/>
    <w:bookmarkEnd w:id="29"/>
    <w:p w14:paraId="51C24CEC" w14:textId="77777777" w:rsidR="007C74AA" w:rsidRDefault="00000000">
      <w:pPr>
        <w:spacing w:after="0"/>
        <w:jc w:val="right"/>
        <w:rPr>
          <w:szCs w:val="22"/>
        </w:rPr>
      </w:pPr>
      <w:r>
        <w:rPr>
          <w:position w:val="-12"/>
          <w:szCs w:val="22"/>
        </w:rPr>
        <w:object w:dxaOrig="1100" w:dyaOrig="353" w14:anchorId="4A19C246">
          <v:shape id="_x0000_i1038" type="#_x0000_t75" style="width:54.9pt;height:17.45pt" o:ole="">
            <v:imagedata r:id="rId35" o:title=""/>
          </v:shape>
          <o:OLEObject Type="Embed" ProgID="Equation.DSMT4" ShapeID="_x0000_i1038" DrawAspect="Content" ObjectID="_1785333424" r:id="rId36"/>
        </w:object>
      </w:r>
      <w:r>
        <w:rPr>
          <w:szCs w:val="22"/>
        </w:rPr>
        <w:t xml:space="preserve">                </w:t>
      </w:r>
      <w:r>
        <w:rPr>
          <w:rFonts w:hint="eastAsia"/>
          <w:szCs w:val="22"/>
        </w:rPr>
        <w:t xml:space="preserve">                                    </w:t>
      </w:r>
      <w:r>
        <w:rPr>
          <w:szCs w:val="22"/>
        </w:rPr>
        <w:t xml:space="preserve">              (8)</w:t>
      </w:r>
    </w:p>
    <w:bookmarkEnd w:id="30"/>
    <w:p w14:paraId="260DE841" w14:textId="77777777" w:rsidR="007C74AA" w:rsidRDefault="00000000">
      <w:pPr>
        <w:ind w:firstLine="425"/>
        <w:rPr>
          <w:szCs w:val="22"/>
        </w:rPr>
      </w:pPr>
      <w:r>
        <w:rPr>
          <w:szCs w:val="22"/>
        </w:rPr>
        <w:t xml:space="preserve">The first </w:t>
      </w:r>
      <w:bookmarkStart w:id="31" w:name="_Hlk161393254"/>
      <w:r>
        <w:rPr>
          <w:szCs w:val="22"/>
        </w:rPr>
        <w:t xml:space="preserve">Lyapunov function </w:t>
      </w:r>
      <w:bookmarkEnd w:id="31"/>
      <w:r>
        <w:rPr>
          <w:szCs w:val="22"/>
        </w:rPr>
        <w:t xml:space="preserve">is defined as follows: </w:t>
      </w:r>
    </w:p>
    <w:bookmarkStart w:id="32" w:name="_Hlk161392670"/>
    <w:p w14:paraId="7E93DC60" w14:textId="77777777" w:rsidR="007C74AA" w:rsidRDefault="00000000">
      <w:pPr>
        <w:spacing w:after="0"/>
        <w:jc w:val="right"/>
        <w:rPr>
          <w:szCs w:val="22"/>
        </w:rPr>
      </w:pPr>
      <w:r>
        <w:rPr>
          <w:position w:val="-24"/>
          <w:szCs w:val="22"/>
        </w:rPr>
        <w:object w:dxaOrig="878" w:dyaOrig="619" w14:anchorId="593ED83C">
          <v:shape id="_x0000_i1039" type="#_x0000_t75" style="width:43.85pt;height:30.65pt" o:ole="">
            <v:imagedata r:id="rId37" o:title=""/>
          </v:shape>
          <o:OLEObject Type="Embed" ProgID="Equation.DSMT4" ShapeID="_x0000_i1039" DrawAspect="Content" ObjectID="_1785333425" r:id="rId38"/>
        </w:object>
      </w:r>
      <w:r>
        <w:rPr>
          <w:szCs w:val="22"/>
        </w:rPr>
        <w:t xml:space="preserve">                </w:t>
      </w:r>
      <w:r>
        <w:rPr>
          <w:rFonts w:hint="eastAsia"/>
          <w:szCs w:val="22"/>
        </w:rPr>
        <w:t xml:space="preserve">                                      </w:t>
      </w:r>
      <w:r>
        <w:rPr>
          <w:szCs w:val="22"/>
        </w:rPr>
        <w:t xml:space="preserve">              (9)</w:t>
      </w:r>
    </w:p>
    <w:p w14:paraId="097A5C1E" w14:textId="77777777" w:rsidR="007C74AA" w:rsidRDefault="00000000">
      <w:pPr>
        <w:ind w:firstLine="425"/>
        <w:rPr>
          <w:szCs w:val="22"/>
        </w:rPr>
      </w:pPr>
      <w:r>
        <w:rPr>
          <w:szCs w:val="22"/>
        </w:rPr>
        <w:t>Define</w:t>
      </w:r>
    </w:p>
    <w:p w14:paraId="362CAD83" w14:textId="77777777" w:rsidR="007C74AA" w:rsidRDefault="00000000">
      <w:pPr>
        <w:spacing w:after="0"/>
        <w:jc w:val="right"/>
        <w:rPr>
          <w:szCs w:val="22"/>
        </w:rPr>
      </w:pPr>
      <w:r>
        <w:rPr>
          <w:position w:val="-12"/>
          <w:szCs w:val="22"/>
        </w:rPr>
        <w:object w:dxaOrig="1844" w:dyaOrig="360" w14:anchorId="5AFA69B6">
          <v:shape id="_x0000_i1040" type="#_x0000_t75" style="width:92.3pt;height:17.8pt" o:ole="">
            <v:imagedata r:id="rId39" o:title=""/>
          </v:shape>
          <o:OLEObject Type="Embed" ProgID="Equation.DSMT4" ShapeID="_x0000_i1040" DrawAspect="Content" ObjectID="_1785333426" r:id="rId40"/>
        </w:object>
      </w:r>
      <w:r>
        <w:rPr>
          <w:szCs w:val="22"/>
        </w:rPr>
        <w:t xml:space="preserve">        </w:t>
      </w:r>
      <w:r>
        <w:rPr>
          <w:rFonts w:hint="eastAsia"/>
          <w:szCs w:val="22"/>
        </w:rPr>
        <w:t xml:space="preserve">                                    </w:t>
      </w:r>
      <w:r>
        <w:rPr>
          <w:szCs w:val="22"/>
        </w:rPr>
        <w:t xml:space="preserve">              (10)</w:t>
      </w:r>
    </w:p>
    <w:p w14:paraId="6B09406C" w14:textId="4345621B" w:rsidR="007C74AA" w:rsidRDefault="00000000">
      <w:pPr>
        <w:jc w:val="left"/>
        <w:rPr>
          <w:szCs w:val="22"/>
        </w:rPr>
      </w:pPr>
      <w:r>
        <w:rPr>
          <w:szCs w:val="22"/>
        </w:rPr>
        <w:t xml:space="preserve">where </w:t>
      </w:r>
      <m:oMath>
        <m:sSub>
          <m:sSubPr>
            <m:ctrlPr>
              <w:rPr>
                <w:rFonts w:ascii="Cambria Math" w:hAnsi="Cambria Math"/>
                <w:i/>
                <w:szCs w:val="22"/>
                <w:vertAlign w:val="subscript"/>
              </w:rPr>
            </m:ctrlPr>
          </m:sSubPr>
          <m:e>
            <m:r>
              <w:rPr>
                <w:rFonts w:ascii="Cambria Math" w:hAnsi="Cambria Math"/>
                <w:szCs w:val="22"/>
                <w:vertAlign w:val="subscript"/>
              </w:rPr>
              <m:t>c</m:t>
            </m:r>
          </m:e>
          <m:sub>
            <m:r>
              <w:rPr>
                <w:rFonts w:ascii="Cambria Math" w:hAnsi="Cambria Math"/>
                <w:szCs w:val="22"/>
                <w:vertAlign w:val="subscript"/>
              </w:rPr>
              <m:t>1</m:t>
            </m:r>
          </m:sub>
        </m:sSub>
      </m:oMath>
      <w:r>
        <w:rPr>
          <w:szCs w:val="22"/>
        </w:rPr>
        <w:t xml:space="preserve"> is a positive constant.</w:t>
      </w:r>
    </w:p>
    <w:bookmarkEnd w:id="32"/>
    <w:p w14:paraId="5CF95429" w14:textId="7CFE7022" w:rsidR="007C74AA" w:rsidRDefault="00000000">
      <w:pPr>
        <w:ind w:firstLine="425"/>
        <w:rPr>
          <w:szCs w:val="22"/>
        </w:rPr>
      </w:pPr>
      <w:r>
        <w:rPr>
          <w:szCs w:val="22"/>
        </w:rPr>
        <w:t xml:space="preserve">Then, the virtual control law </w:t>
      </w:r>
      <m:oMath>
        <m:sSub>
          <m:sSubPr>
            <m:ctrlPr>
              <w:rPr>
                <w:rFonts w:ascii="Cambria Math" w:hAnsi="Cambria Math"/>
                <w:i/>
                <w:szCs w:val="22"/>
                <w:vertAlign w:val="subscript"/>
              </w:rPr>
            </m:ctrlPr>
          </m:sSubPr>
          <m:e>
            <m:r>
              <w:rPr>
                <w:rFonts w:ascii="Cambria Math" w:hAnsi="Cambria Math"/>
                <w:szCs w:val="22"/>
                <w:vertAlign w:val="subscript"/>
              </w:rPr>
              <m:t>z</m:t>
            </m:r>
          </m:e>
          <m:sub>
            <m:r>
              <w:rPr>
                <w:rFonts w:ascii="Cambria Math" w:hAnsi="Cambria Math"/>
                <w:szCs w:val="22"/>
                <w:vertAlign w:val="subscript"/>
              </w:rPr>
              <m:t>2</m:t>
            </m:r>
            <m:r>
              <w:rPr>
                <w:rFonts w:ascii="Cambria Math" w:hAnsi="Cambria Math"/>
                <w:szCs w:val="22"/>
                <w:vertAlign w:val="subscript"/>
              </w:rPr>
              <m:t xml:space="preserve"> </m:t>
            </m:r>
          </m:sub>
        </m:sSub>
      </m:oMath>
      <w:r>
        <w:rPr>
          <w:szCs w:val="22"/>
        </w:rPr>
        <w:t>is selected as follows:</w:t>
      </w:r>
    </w:p>
    <w:p w14:paraId="641E9C82" w14:textId="77777777" w:rsidR="007C74AA" w:rsidRDefault="00000000">
      <w:pPr>
        <w:spacing w:after="0"/>
        <w:jc w:val="right"/>
        <w:rPr>
          <w:szCs w:val="22"/>
        </w:rPr>
      </w:pPr>
      <w:r>
        <w:rPr>
          <w:position w:val="-12"/>
          <w:szCs w:val="22"/>
        </w:rPr>
        <w:object w:dxaOrig="1699" w:dyaOrig="360" w14:anchorId="53B644E1">
          <v:shape id="_x0000_i1041" type="#_x0000_t75" style="width:84.85pt;height:17.8pt" o:ole="">
            <v:imagedata r:id="rId41" o:title=""/>
          </v:shape>
          <o:OLEObject Type="Embed" ProgID="Equation.DSMT4" ShapeID="_x0000_i1041" DrawAspect="Content" ObjectID="_1785333427" r:id="rId42"/>
        </w:object>
      </w:r>
      <w:r>
        <w:rPr>
          <w:szCs w:val="22"/>
        </w:rPr>
        <w:t xml:space="preserve">              </w:t>
      </w:r>
      <w:r>
        <w:rPr>
          <w:rFonts w:hint="eastAsia"/>
          <w:szCs w:val="22"/>
        </w:rPr>
        <w:t xml:space="preserve">                              </w:t>
      </w:r>
      <w:r>
        <w:rPr>
          <w:szCs w:val="22"/>
        </w:rPr>
        <w:t xml:space="preserve">               (11)</w:t>
      </w:r>
    </w:p>
    <w:p w14:paraId="05670B7C" w14:textId="77777777" w:rsidR="007C74AA" w:rsidRDefault="00000000">
      <w:pPr>
        <w:ind w:firstLine="425"/>
        <w:rPr>
          <w:szCs w:val="22"/>
        </w:rPr>
      </w:pPr>
      <w:r>
        <w:rPr>
          <w:szCs w:val="22"/>
        </w:rPr>
        <w:t xml:space="preserve">The time derivative of the Lyapunov function </w:t>
      </w:r>
      <w:r>
        <w:rPr>
          <w:i/>
          <w:iCs/>
          <w:szCs w:val="22"/>
        </w:rPr>
        <w:t>V</w:t>
      </w:r>
      <w:r>
        <w:rPr>
          <w:szCs w:val="22"/>
          <w:vertAlign w:val="subscript"/>
        </w:rPr>
        <w:t>1</w:t>
      </w:r>
      <w:r>
        <w:rPr>
          <w:szCs w:val="22"/>
        </w:rPr>
        <w:t xml:space="preserve"> is given by</w:t>
      </w:r>
    </w:p>
    <w:p w14:paraId="5D3048DF" w14:textId="77777777" w:rsidR="007C74AA" w:rsidRDefault="00000000">
      <w:pPr>
        <w:spacing w:after="0"/>
        <w:jc w:val="right"/>
        <w:rPr>
          <w:szCs w:val="22"/>
        </w:rPr>
      </w:pPr>
      <w:r>
        <w:rPr>
          <w:position w:val="-12"/>
          <w:szCs w:val="22"/>
        </w:rPr>
        <w:object w:dxaOrig="1569" w:dyaOrig="389" w14:anchorId="127D5CCF">
          <v:shape id="_x0000_i1042" type="#_x0000_t75" style="width:78.05pt;height:19.6pt" o:ole="">
            <v:imagedata r:id="rId43" o:title=""/>
          </v:shape>
          <o:OLEObject Type="Embed" ProgID="Equation.DSMT4" ShapeID="_x0000_i1042" DrawAspect="Content" ObjectID="_1785333428" r:id="rId44"/>
        </w:object>
      </w:r>
      <w:r>
        <w:rPr>
          <w:szCs w:val="22"/>
        </w:rPr>
        <w:t xml:space="preserve">           </w:t>
      </w:r>
      <w:r>
        <w:rPr>
          <w:rFonts w:hint="eastAsia"/>
          <w:szCs w:val="22"/>
        </w:rPr>
        <w:t xml:space="preserve">                                  </w:t>
      </w:r>
      <w:r>
        <w:rPr>
          <w:szCs w:val="22"/>
        </w:rPr>
        <w:t xml:space="preserve">               (12)</w:t>
      </w:r>
    </w:p>
    <w:p w14:paraId="20686F07" w14:textId="77777777" w:rsidR="007C74AA" w:rsidRDefault="00000000">
      <w:pPr>
        <w:rPr>
          <w:szCs w:val="22"/>
        </w:rPr>
      </w:pPr>
      <w:r>
        <w:rPr>
          <w:szCs w:val="22"/>
        </w:rPr>
        <w:t xml:space="preserve">Clearly, if </w:t>
      </w:r>
      <w:r>
        <w:rPr>
          <w:position w:val="-12"/>
          <w:szCs w:val="22"/>
        </w:rPr>
        <w:object w:dxaOrig="648" w:dyaOrig="360" w14:anchorId="6E5E2858">
          <v:shape id="_x0000_i1043" type="#_x0000_t75" style="width:32.45pt;height:17.8pt" o:ole="">
            <v:imagedata r:id="rId45" o:title=""/>
          </v:shape>
          <o:OLEObject Type="Embed" ProgID="Equation.DSMT4" ShapeID="_x0000_i1043" DrawAspect="Content" ObjectID="_1785333429" r:id="rId46"/>
        </w:object>
      </w:r>
      <w:r>
        <w:rPr>
          <w:szCs w:val="22"/>
        </w:rPr>
        <w:t xml:space="preserve">, then </w:t>
      </w:r>
      <w:r>
        <w:rPr>
          <w:position w:val="-12"/>
          <w:szCs w:val="22"/>
        </w:rPr>
        <w:object w:dxaOrig="619" w:dyaOrig="389" w14:anchorId="2D3EAC2F">
          <v:shape id="_x0000_i1044" type="#_x0000_t75" style="width:30.65pt;height:19.6pt" o:ole="">
            <v:imagedata r:id="rId47" o:title=""/>
          </v:shape>
          <o:OLEObject Type="Embed" ProgID="Equation.DSMT4" ShapeID="_x0000_i1044" DrawAspect="Content" ObjectID="_1785333430" r:id="rId48"/>
        </w:object>
      </w:r>
      <w:r>
        <w:rPr>
          <w:szCs w:val="22"/>
        </w:rPr>
        <w:t xml:space="preserve"> and the first subsystem is stable.</w:t>
      </w:r>
    </w:p>
    <w:p w14:paraId="6178151D" w14:textId="77777777" w:rsidR="007C74AA" w:rsidRDefault="00000000">
      <w:pPr>
        <w:ind w:firstLine="425"/>
        <w:rPr>
          <w:szCs w:val="22"/>
        </w:rPr>
      </w:pPr>
      <w:r>
        <w:rPr>
          <w:szCs w:val="22"/>
        </w:rPr>
        <w:t xml:space="preserve">The second Lyapunov function is defined as follows: </w:t>
      </w:r>
    </w:p>
    <w:bookmarkStart w:id="33" w:name="_Hlk161394197"/>
    <w:p w14:paraId="56CEF4DE" w14:textId="77777777" w:rsidR="007C74AA" w:rsidRDefault="00000000">
      <w:pPr>
        <w:spacing w:after="0"/>
        <w:jc w:val="right"/>
        <w:rPr>
          <w:szCs w:val="22"/>
        </w:rPr>
      </w:pPr>
      <w:r>
        <w:rPr>
          <w:position w:val="-24"/>
          <w:szCs w:val="22"/>
        </w:rPr>
        <w:object w:dxaOrig="1325" w:dyaOrig="619" w14:anchorId="5860566C">
          <v:shape id="_x0000_i1045" type="#_x0000_t75" style="width:65.95pt;height:30.65pt" o:ole="">
            <v:imagedata r:id="rId49" o:title=""/>
          </v:shape>
          <o:OLEObject Type="Embed" ProgID="Equation.DSMT4" ShapeID="_x0000_i1045" DrawAspect="Content" ObjectID="_1785333431" r:id="rId50"/>
        </w:object>
      </w:r>
      <w:r>
        <w:rPr>
          <w:szCs w:val="22"/>
        </w:rPr>
        <w:t xml:space="preserve">              </w:t>
      </w:r>
      <w:r>
        <w:rPr>
          <w:rFonts w:hint="eastAsia"/>
          <w:szCs w:val="22"/>
        </w:rPr>
        <w:t xml:space="preserve">                                  </w:t>
      </w:r>
      <w:r>
        <w:rPr>
          <w:szCs w:val="22"/>
        </w:rPr>
        <w:t xml:space="preserve">               (13)</w:t>
      </w:r>
    </w:p>
    <w:bookmarkEnd w:id="33"/>
    <w:p w14:paraId="5C94C1BD" w14:textId="77777777" w:rsidR="007C74AA" w:rsidRDefault="00000000">
      <w:pPr>
        <w:ind w:firstLine="425"/>
        <w:rPr>
          <w:szCs w:val="22"/>
        </w:rPr>
      </w:pPr>
      <w:r>
        <w:rPr>
          <w:szCs w:val="22"/>
        </w:rPr>
        <w:t xml:space="preserve">The time derivative of </w:t>
      </w:r>
      <w:r>
        <w:rPr>
          <w:i/>
          <w:iCs/>
          <w:szCs w:val="22"/>
        </w:rPr>
        <w:t>V</w:t>
      </w:r>
      <w:r>
        <w:rPr>
          <w:szCs w:val="22"/>
          <w:vertAlign w:val="subscript"/>
        </w:rPr>
        <w:t>2</w:t>
      </w:r>
      <w:r>
        <w:rPr>
          <w:szCs w:val="22"/>
        </w:rPr>
        <w:t xml:space="preserve"> is </w:t>
      </w:r>
    </w:p>
    <w:bookmarkStart w:id="34" w:name="_Hlk161495671"/>
    <w:p w14:paraId="51D94860" w14:textId="77777777" w:rsidR="007C74AA" w:rsidRDefault="00000000">
      <w:pPr>
        <w:spacing w:after="0"/>
        <w:jc w:val="right"/>
        <w:rPr>
          <w:szCs w:val="22"/>
        </w:rPr>
      </w:pPr>
      <w:r>
        <w:rPr>
          <w:position w:val="-12"/>
          <w:szCs w:val="22"/>
        </w:rPr>
        <w:object w:dxaOrig="4422" w:dyaOrig="389" w14:anchorId="02E054CA">
          <v:shape id="_x0000_i1046" type="#_x0000_t75" style="width:221pt;height:19.6pt" o:ole="">
            <v:imagedata r:id="rId51" o:title=""/>
          </v:shape>
          <o:OLEObject Type="Embed" ProgID="Equation.DSMT4" ShapeID="_x0000_i1046" DrawAspect="Content" ObjectID="_1785333432" r:id="rId52"/>
        </w:object>
      </w:r>
      <w:r>
        <w:rPr>
          <w:szCs w:val="22"/>
        </w:rPr>
        <w:t xml:space="preserve">         </w:t>
      </w:r>
      <w:r>
        <w:rPr>
          <w:rFonts w:hint="eastAsia"/>
          <w:szCs w:val="22"/>
        </w:rPr>
        <w:t xml:space="preserve">                      </w:t>
      </w:r>
      <w:r>
        <w:rPr>
          <w:szCs w:val="22"/>
        </w:rPr>
        <w:t xml:space="preserve">   (14)</w:t>
      </w:r>
    </w:p>
    <w:bookmarkEnd w:id="34"/>
    <w:p w14:paraId="17BA671D" w14:textId="77777777" w:rsidR="007C74AA" w:rsidRDefault="00000000">
      <w:pPr>
        <w:ind w:firstLine="425"/>
        <w:rPr>
          <w:szCs w:val="22"/>
        </w:rPr>
      </w:pPr>
      <w:r>
        <w:rPr>
          <w:szCs w:val="22"/>
        </w:rPr>
        <w:t>Define</w:t>
      </w:r>
    </w:p>
    <w:p w14:paraId="65128E03" w14:textId="77777777" w:rsidR="007C74AA" w:rsidRDefault="00000000">
      <w:pPr>
        <w:spacing w:after="0"/>
        <w:jc w:val="right"/>
        <w:rPr>
          <w:szCs w:val="22"/>
        </w:rPr>
      </w:pPr>
      <w:r>
        <w:rPr>
          <w:position w:val="-12"/>
          <w:szCs w:val="22"/>
        </w:rPr>
        <w:object w:dxaOrig="2808" w:dyaOrig="360" w14:anchorId="73217DE8">
          <v:shape id="_x0000_i1047" type="#_x0000_t75" style="width:140.45pt;height:17.8pt" o:ole="">
            <v:imagedata r:id="rId53" o:title=""/>
          </v:shape>
          <o:OLEObject Type="Embed" ProgID="Equation.DSMT4" ShapeID="_x0000_i1047" DrawAspect="Content" ObjectID="_1785333433" r:id="rId54"/>
        </w:object>
      </w:r>
      <w:r>
        <w:rPr>
          <w:szCs w:val="22"/>
        </w:rPr>
        <w:t xml:space="preserve">           </w:t>
      </w:r>
      <w:r>
        <w:rPr>
          <w:rFonts w:hint="eastAsia"/>
          <w:szCs w:val="22"/>
        </w:rPr>
        <w:t xml:space="preserve">                                 </w:t>
      </w:r>
      <w:r>
        <w:rPr>
          <w:szCs w:val="22"/>
        </w:rPr>
        <w:t xml:space="preserve">     (15)</w:t>
      </w:r>
    </w:p>
    <w:p w14:paraId="13DEF810" w14:textId="5F45C509" w:rsidR="007C74AA" w:rsidRDefault="00000000">
      <w:pPr>
        <w:jc w:val="left"/>
        <w:rPr>
          <w:szCs w:val="22"/>
        </w:rPr>
      </w:pPr>
      <w:r>
        <w:rPr>
          <w:szCs w:val="22"/>
        </w:rPr>
        <w:t xml:space="preserve">where </w:t>
      </w:r>
      <m:oMath>
        <m:sSub>
          <m:sSubPr>
            <m:ctrlPr>
              <w:rPr>
                <w:rFonts w:ascii="Cambria Math" w:hAnsi="Cambria Math"/>
                <w:i/>
                <w:szCs w:val="22"/>
                <w:vertAlign w:val="subscript"/>
              </w:rPr>
            </m:ctrlPr>
          </m:sSubPr>
          <m:e>
            <m:r>
              <w:rPr>
                <w:rFonts w:ascii="Cambria Math" w:hAnsi="Cambria Math"/>
                <w:szCs w:val="22"/>
                <w:vertAlign w:val="subscript"/>
              </w:rPr>
              <m:t>c</m:t>
            </m:r>
          </m:e>
          <m:sub>
            <m:r>
              <w:rPr>
                <w:rFonts w:ascii="Cambria Math" w:hAnsi="Cambria Math"/>
                <w:szCs w:val="22"/>
                <w:vertAlign w:val="subscript"/>
              </w:rPr>
              <m:t>2</m:t>
            </m:r>
          </m:sub>
        </m:sSub>
      </m:oMath>
      <w:r>
        <w:rPr>
          <w:szCs w:val="22"/>
        </w:rPr>
        <w:t xml:space="preserve"> is a positive constant.</w:t>
      </w:r>
    </w:p>
    <w:p w14:paraId="6BDF31A9" w14:textId="080DF3CE" w:rsidR="007C74AA" w:rsidRDefault="00000000">
      <w:pPr>
        <w:ind w:firstLine="425"/>
        <w:rPr>
          <w:szCs w:val="22"/>
        </w:rPr>
      </w:pPr>
      <w:r>
        <w:rPr>
          <w:szCs w:val="22"/>
        </w:rPr>
        <w:t xml:space="preserve">The virtual control law </w:t>
      </w:r>
      <m:oMath>
        <m:sSub>
          <m:sSubPr>
            <m:ctrlPr>
              <w:rPr>
                <w:rFonts w:ascii="Cambria Math" w:hAnsi="Cambria Math"/>
                <w:i/>
                <w:szCs w:val="22"/>
                <w:vertAlign w:val="subscript"/>
              </w:rPr>
            </m:ctrlPr>
          </m:sSubPr>
          <m:e>
            <m:r>
              <w:rPr>
                <w:rFonts w:ascii="Cambria Math" w:hAnsi="Cambria Math"/>
                <w:szCs w:val="22"/>
                <w:vertAlign w:val="subscript"/>
              </w:rPr>
              <m:t>z</m:t>
            </m:r>
          </m:e>
          <m:sub>
            <m:r>
              <w:rPr>
                <w:rFonts w:ascii="Cambria Math" w:hAnsi="Cambria Math"/>
                <w:szCs w:val="22"/>
                <w:vertAlign w:val="subscript"/>
              </w:rPr>
              <m:t>3</m:t>
            </m:r>
          </m:sub>
        </m:sSub>
      </m:oMath>
      <w:r>
        <w:rPr>
          <w:szCs w:val="22"/>
        </w:rPr>
        <w:t xml:space="preserve"> is selected as follows:</w:t>
      </w:r>
    </w:p>
    <w:bookmarkStart w:id="35" w:name="_Hlk161496101"/>
    <w:p w14:paraId="6C8114E8" w14:textId="77777777" w:rsidR="007C74AA" w:rsidRDefault="00000000">
      <w:pPr>
        <w:spacing w:after="0"/>
        <w:jc w:val="right"/>
        <w:rPr>
          <w:szCs w:val="22"/>
        </w:rPr>
      </w:pPr>
      <w:r>
        <w:rPr>
          <w:position w:val="-12"/>
          <w:szCs w:val="22"/>
        </w:rPr>
        <w:object w:dxaOrig="2693" w:dyaOrig="360" w14:anchorId="66E813C9">
          <v:shape id="_x0000_i1048" type="#_x0000_t75" style="width:134.75pt;height:17.8pt" o:ole="">
            <v:imagedata r:id="rId55" o:title=""/>
          </v:shape>
          <o:OLEObject Type="Embed" ProgID="Equation.DSMT4" ShapeID="_x0000_i1048" DrawAspect="Content" ObjectID="_1785333434" r:id="rId56"/>
        </w:object>
      </w:r>
      <w:r>
        <w:rPr>
          <w:szCs w:val="22"/>
        </w:rPr>
        <w:t xml:space="preserve">        </w:t>
      </w:r>
      <w:r>
        <w:rPr>
          <w:rFonts w:hint="eastAsia"/>
          <w:szCs w:val="22"/>
        </w:rPr>
        <w:t xml:space="preserve">                                </w:t>
      </w:r>
      <w:r>
        <w:rPr>
          <w:szCs w:val="22"/>
        </w:rPr>
        <w:t xml:space="preserve">          (16)</w:t>
      </w:r>
    </w:p>
    <w:bookmarkEnd w:id="35"/>
    <w:p w14:paraId="2F0BF381" w14:textId="77777777" w:rsidR="007C74AA" w:rsidRDefault="00000000">
      <w:pPr>
        <w:ind w:firstLine="425"/>
        <w:rPr>
          <w:szCs w:val="22"/>
        </w:rPr>
      </w:pPr>
      <w:r>
        <w:rPr>
          <w:szCs w:val="22"/>
        </w:rPr>
        <w:t>Then Eq. (14) can be written as follows:</w:t>
      </w:r>
    </w:p>
    <w:p w14:paraId="78897300" w14:textId="77777777" w:rsidR="007C74AA" w:rsidRDefault="00000000">
      <w:pPr>
        <w:spacing w:after="0"/>
        <w:jc w:val="right"/>
        <w:rPr>
          <w:szCs w:val="22"/>
        </w:rPr>
      </w:pPr>
      <w:r>
        <w:rPr>
          <w:position w:val="-12"/>
          <w:szCs w:val="22"/>
        </w:rPr>
        <w:object w:dxaOrig="2217" w:dyaOrig="389" w14:anchorId="704BE327">
          <v:shape id="_x0000_i1049" type="#_x0000_t75" style="width:110.85pt;height:19.6pt" o:ole="">
            <v:imagedata r:id="rId57" o:title=""/>
          </v:shape>
          <o:OLEObject Type="Embed" ProgID="Equation.DSMT4" ShapeID="_x0000_i1049" DrawAspect="Content" ObjectID="_1785333435" r:id="rId58"/>
        </w:object>
      </w:r>
      <w:r>
        <w:rPr>
          <w:szCs w:val="22"/>
        </w:rPr>
        <w:t xml:space="preserve">        </w:t>
      </w:r>
      <w:r>
        <w:rPr>
          <w:rFonts w:hint="eastAsia"/>
          <w:szCs w:val="22"/>
        </w:rPr>
        <w:t xml:space="preserve">                                   </w:t>
      </w:r>
      <w:r>
        <w:rPr>
          <w:szCs w:val="22"/>
        </w:rPr>
        <w:t xml:space="preserve">           (17)</w:t>
      </w:r>
    </w:p>
    <w:p w14:paraId="4C0DD0B8" w14:textId="77777777" w:rsidR="007C74AA" w:rsidRDefault="00000000">
      <w:pPr>
        <w:ind w:firstLine="425"/>
        <w:rPr>
          <w:szCs w:val="22"/>
        </w:rPr>
      </w:pPr>
      <w:r>
        <w:rPr>
          <w:szCs w:val="22"/>
        </w:rPr>
        <w:t>The sliding surface is defined as follows:</w:t>
      </w:r>
    </w:p>
    <w:p w14:paraId="490CF74A" w14:textId="77777777" w:rsidR="007C74AA" w:rsidRDefault="00000000">
      <w:pPr>
        <w:spacing w:after="0"/>
        <w:jc w:val="right"/>
        <w:rPr>
          <w:szCs w:val="22"/>
        </w:rPr>
      </w:pPr>
      <w:r>
        <w:rPr>
          <w:position w:val="-12"/>
          <w:szCs w:val="22"/>
        </w:rPr>
        <w:object w:dxaOrig="1829" w:dyaOrig="360" w14:anchorId="2A5646E8">
          <v:shape id="_x0000_i1050" type="#_x0000_t75" style="width:91.6pt;height:17.8pt" o:ole="">
            <v:imagedata r:id="rId59" o:title=""/>
          </v:shape>
          <o:OLEObject Type="Embed" ProgID="Equation.DSMT4" ShapeID="_x0000_i1050" DrawAspect="Content" ObjectID="_1785333436" r:id="rId60"/>
        </w:object>
      </w:r>
      <w:r>
        <w:rPr>
          <w:szCs w:val="22"/>
        </w:rPr>
        <w:t xml:space="preserve">                     </w:t>
      </w:r>
      <w:r>
        <w:rPr>
          <w:rFonts w:hint="eastAsia"/>
          <w:szCs w:val="22"/>
        </w:rPr>
        <w:t xml:space="preserve">                              </w:t>
      </w:r>
      <w:r>
        <w:rPr>
          <w:szCs w:val="22"/>
        </w:rPr>
        <w:t xml:space="preserve">       (18)</w:t>
      </w:r>
    </w:p>
    <w:p w14:paraId="1177A090" w14:textId="77777777" w:rsidR="007C74AA" w:rsidRDefault="00000000">
      <w:pPr>
        <w:ind w:firstLine="425"/>
        <w:rPr>
          <w:szCs w:val="22"/>
        </w:rPr>
      </w:pPr>
      <w:r>
        <w:rPr>
          <w:szCs w:val="22"/>
        </w:rPr>
        <w:t xml:space="preserve">The third Lyapunov function is selected as follows: </w:t>
      </w:r>
    </w:p>
    <w:bookmarkStart w:id="36" w:name="_Hlk161496810"/>
    <w:p w14:paraId="35575D26" w14:textId="77777777" w:rsidR="007C74AA" w:rsidRDefault="00000000">
      <w:pPr>
        <w:spacing w:after="0"/>
        <w:jc w:val="right"/>
        <w:rPr>
          <w:szCs w:val="22"/>
        </w:rPr>
      </w:pPr>
      <w:r>
        <w:rPr>
          <w:position w:val="-24"/>
          <w:szCs w:val="22"/>
        </w:rPr>
        <w:object w:dxaOrig="1385" w:dyaOrig="623" w14:anchorId="4AEAEFF2">
          <v:shape id="_x0000_i1051" type="#_x0000_t75" style="width:69.15pt;height:31.35pt" o:ole="">
            <v:imagedata r:id="rId61" o:title=""/>
          </v:shape>
          <o:OLEObject Type="Embed" ProgID="Equation.DSMT4" ShapeID="_x0000_i1051" DrawAspect="Content" ObjectID="_1785333437" r:id="rId62"/>
        </w:object>
      </w:r>
      <w:r>
        <w:rPr>
          <w:szCs w:val="22"/>
        </w:rPr>
        <w:t xml:space="preserve">                      </w:t>
      </w:r>
      <w:r>
        <w:rPr>
          <w:rFonts w:hint="eastAsia"/>
          <w:szCs w:val="22"/>
        </w:rPr>
        <w:t xml:space="preserve">                                 </w:t>
      </w:r>
      <w:r>
        <w:rPr>
          <w:szCs w:val="22"/>
        </w:rPr>
        <w:t xml:space="preserve">       (19)</w:t>
      </w:r>
    </w:p>
    <w:bookmarkEnd w:id="36"/>
    <w:p w14:paraId="739D546B" w14:textId="77777777" w:rsidR="007C74AA" w:rsidRDefault="00000000">
      <w:pPr>
        <w:ind w:firstLine="425"/>
        <w:rPr>
          <w:szCs w:val="22"/>
        </w:rPr>
      </w:pPr>
      <w:r>
        <w:rPr>
          <w:szCs w:val="22"/>
        </w:rPr>
        <w:t>Taking the derivative of Eq. (19) with respect to time gives</w:t>
      </w:r>
    </w:p>
    <w:bookmarkStart w:id="37" w:name="_Hlk161498087"/>
    <w:p w14:paraId="75BC7000" w14:textId="77777777" w:rsidR="007C74AA" w:rsidRDefault="00000000">
      <w:pPr>
        <w:spacing w:after="0"/>
        <w:jc w:val="right"/>
        <w:rPr>
          <w:szCs w:val="22"/>
        </w:rPr>
      </w:pPr>
      <w:r>
        <w:rPr>
          <w:position w:val="-70"/>
          <w:szCs w:val="22"/>
        </w:rPr>
        <w:object w:dxaOrig="4708" w:dyaOrig="1523" w14:anchorId="32040390">
          <v:shape id="_x0000_i1052" type="#_x0000_t75" style="width:235.6pt;height:76.3pt" o:ole="">
            <v:imagedata r:id="rId63" o:title=""/>
          </v:shape>
          <o:OLEObject Type="Embed" ProgID="Equation.DSMT4" ShapeID="_x0000_i1052" DrawAspect="Content" ObjectID="_1785333438" r:id="rId64"/>
        </w:object>
      </w:r>
      <w:r>
        <w:rPr>
          <w:szCs w:val="22"/>
        </w:rPr>
        <w:t xml:space="preserve">   </w:t>
      </w:r>
      <w:r>
        <w:rPr>
          <w:rFonts w:hint="eastAsia"/>
          <w:szCs w:val="22"/>
        </w:rPr>
        <w:t xml:space="preserve">                    </w:t>
      </w:r>
      <w:r>
        <w:rPr>
          <w:szCs w:val="22"/>
        </w:rPr>
        <w:t xml:space="preserve">         (20)</w:t>
      </w:r>
    </w:p>
    <w:bookmarkEnd w:id="37"/>
    <w:p w14:paraId="592195D4" w14:textId="77777777" w:rsidR="007C74AA" w:rsidRDefault="00000000">
      <w:pPr>
        <w:ind w:firstLine="425"/>
        <w:rPr>
          <w:szCs w:val="22"/>
        </w:rPr>
      </w:pPr>
      <w:r>
        <w:rPr>
          <w:szCs w:val="22"/>
        </w:rPr>
        <w:t>Given the dynamic system, the control law is designed as follows:</w:t>
      </w:r>
    </w:p>
    <w:bookmarkStart w:id="38" w:name="_Hlk161504770"/>
    <w:p w14:paraId="787DBA28" w14:textId="77777777" w:rsidR="007C74AA" w:rsidRDefault="00000000">
      <w:pPr>
        <w:spacing w:after="0"/>
        <w:jc w:val="right"/>
        <w:rPr>
          <w:szCs w:val="22"/>
        </w:rPr>
      </w:pPr>
      <w:r>
        <w:rPr>
          <w:position w:val="-46"/>
          <w:szCs w:val="22"/>
        </w:rPr>
        <w:object w:dxaOrig="4500" w:dyaOrig="1038" w14:anchorId="5F096D53">
          <v:shape id="_x0000_i1053" type="#_x0000_t75" style="width:225.25pt;height:52.05pt" o:ole="">
            <v:imagedata r:id="rId65" o:title=""/>
          </v:shape>
          <o:OLEObject Type="Embed" ProgID="Equation.DSMT4" ShapeID="_x0000_i1053" DrawAspect="Content" ObjectID="_1785333439" r:id="rId66"/>
        </w:object>
      </w:r>
      <w:r>
        <w:rPr>
          <w:szCs w:val="22"/>
        </w:rPr>
        <w:t xml:space="preserve">           </w:t>
      </w:r>
      <w:r>
        <w:rPr>
          <w:rFonts w:hint="eastAsia"/>
          <w:szCs w:val="22"/>
        </w:rPr>
        <w:t xml:space="preserve">                  </w:t>
      </w:r>
      <w:r>
        <w:rPr>
          <w:szCs w:val="22"/>
        </w:rPr>
        <w:t xml:space="preserve">     (21)</w:t>
      </w:r>
    </w:p>
    <w:bookmarkEnd w:id="38"/>
    <w:p w14:paraId="0A5B9010" w14:textId="77777777" w:rsidR="007C74AA" w:rsidRDefault="00000000">
      <w:pPr>
        <w:jc w:val="left"/>
        <w:rPr>
          <w:szCs w:val="22"/>
        </w:rPr>
      </w:pPr>
      <w:r>
        <w:rPr>
          <w:szCs w:val="22"/>
        </w:rPr>
        <w:t xml:space="preserve">where </w:t>
      </w:r>
      <w:r>
        <w:rPr>
          <w:i/>
          <w:iCs/>
          <w:szCs w:val="22"/>
        </w:rPr>
        <w:t xml:space="preserve">h </w:t>
      </w:r>
      <w:r>
        <w:rPr>
          <w:szCs w:val="22"/>
        </w:rPr>
        <w:t>and</w:t>
      </w:r>
      <w:r>
        <w:rPr>
          <w:i/>
          <w:iCs/>
          <w:szCs w:val="22"/>
        </w:rPr>
        <w:t xml:space="preserve"> </w:t>
      </w:r>
      <w:bookmarkStart w:id="39" w:name="OLE_LINK5"/>
      <w:r>
        <w:rPr>
          <w:i/>
          <w:iCs/>
          <w:szCs w:val="22"/>
        </w:rPr>
        <w:t>β</w:t>
      </w:r>
      <w:bookmarkEnd w:id="39"/>
      <w:r>
        <w:rPr>
          <w:szCs w:val="22"/>
        </w:rPr>
        <w:t xml:space="preserve"> are positive constants.</w:t>
      </w:r>
    </w:p>
    <w:p w14:paraId="75B26F48" w14:textId="77777777" w:rsidR="007C74AA" w:rsidRDefault="00000000">
      <w:pPr>
        <w:tabs>
          <w:tab w:val="left" w:pos="7426"/>
        </w:tabs>
        <w:ind w:firstLine="425"/>
        <w:rPr>
          <w:szCs w:val="22"/>
        </w:rPr>
      </w:pPr>
      <w:bookmarkStart w:id="40" w:name="_Hlk161504909"/>
      <w:r>
        <w:rPr>
          <w:szCs w:val="22"/>
        </w:rPr>
        <w:t>Substituting Eq. (21) into Eq. (20) leads for</w:t>
      </w:r>
    </w:p>
    <w:p w14:paraId="59640335" w14:textId="77777777" w:rsidR="007C74AA" w:rsidRDefault="00000000">
      <w:pPr>
        <w:spacing w:after="0"/>
        <w:jc w:val="right"/>
        <w:rPr>
          <w:szCs w:val="22"/>
        </w:rPr>
      </w:pPr>
      <w:r>
        <w:rPr>
          <w:position w:val="-32"/>
          <w:szCs w:val="22"/>
        </w:rPr>
        <w:object w:dxaOrig="5082" w:dyaOrig="775" w14:anchorId="07B3E3F8">
          <v:shape id="_x0000_i1054" type="#_x0000_t75" style="width:254.5pt;height:38.85pt" o:ole="">
            <v:imagedata r:id="rId67" o:title=""/>
          </v:shape>
          <o:OLEObject Type="Embed" ProgID="Equation.DSMT4" ShapeID="_x0000_i1054" DrawAspect="Content" ObjectID="_1785333440" r:id="rId68"/>
        </w:object>
      </w:r>
      <w:r>
        <w:rPr>
          <w:szCs w:val="22"/>
        </w:rPr>
        <w:t xml:space="preserve">        </w:t>
      </w:r>
      <w:r>
        <w:rPr>
          <w:rFonts w:hint="eastAsia"/>
          <w:szCs w:val="22"/>
        </w:rPr>
        <w:t xml:space="preserve">                </w:t>
      </w:r>
      <w:r>
        <w:rPr>
          <w:szCs w:val="22"/>
        </w:rPr>
        <w:t xml:space="preserve">    (22)</w:t>
      </w:r>
    </w:p>
    <w:bookmarkEnd w:id="40"/>
    <w:p w14:paraId="6CDBF160" w14:textId="77777777" w:rsidR="007C74AA" w:rsidRDefault="00000000">
      <w:pPr>
        <w:ind w:firstLine="425"/>
        <w:rPr>
          <w:szCs w:val="22"/>
        </w:rPr>
      </w:pPr>
      <w:r>
        <w:rPr>
          <w:szCs w:val="22"/>
        </w:rPr>
        <w:t xml:space="preserve">Selecting the matrix </w:t>
      </w:r>
      <w:r>
        <w:rPr>
          <w:b/>
          <w:bCs/>
          <w:i/>
          <w:iCs/>
          <w:szCs w:val="22"/>
        </w:rPr>
        <w:t>Q</w:t>
      </w:r>
      <w:r>
        <w:rPr>
          <w:szCs w:val="22"/>
        </w:rPr>
        <w:t xml:space="preserve"> as follows:</w:t>
      </w:r>
    </w:p>
    <w:bookmarkStart w:id="41" w:name="_Hlk161500029"/>
    <w:p w14:paraId="4CC7EA02" w14:textId="77777777" w:rsidR="007C74AA" w:rsidRDefault="00000000">
      <w:pPr>
        <w:spacing w:after="0"/>
        <w:jc w:val="right"/>
        <w:rPr>
          <w:szCs w:val="22"/>
        </w:rPr>
      </w:pPr>
      <w:r>
        <w:rPr>
          <w:position w:val="-56"/>
          <w:szCs w:val="22"/>
        </w:rPr>
        <w:object w:dxaOrig="3918" w:dyaOrig="1260" w14:anchorId="1B3D5A44">
          <v:shape id="_x0000_i1055" type="#_x0000_t75" style="width:196.05pt;height:62.75pt" o:ole="">
            <v:imagedata r:id="rId69" o:title=""/>
          </v:shape>
          <o:OLEObject Type="Embed" ProgID="Equation.DSMT4" ShapeID="_x0000_i1055" DrawAspect="Content" ObjectID="_1785333441" r:id="rId70"/>
        </w:object>
      </w:r>
      <w:r>
        <w:rPr>
          <w:szCs w:val="22"/>
        </w:rPr>
        <w:t xml:space="preserve">      </w:t>
      </w:r>
      <w:r>
        <w:rPr>
          <w:rFonts w:hint="eastAsia"/>
          <w:szCs w:val="22"/>
        </w:rPr>
        <w:t xml:space="preserve">                         </w:t>
      </w:r>
      <w:r>
        <w:rPr>
          <w:szCs w:val="22"/>
        </w:rPr>
        <w:t xml:space="preserve">        (23)</w:t>
      </w:r>
    </w:p>
    <w:bookmarkEnd w:id="41"/>
    <w:p w14:paraId="2C692B90" w14:textId="77777777" w:rsidR="007C74AA" w:rsidRDefault="00000000">
      <w:pPr>
        <w:ind w:firstLine="425"/>
        <w:jc w:val="left"/>
        <w:rPr>
          <w:szCs w:val="22"/>
        </w:rPr>
      </w:pPr>
      <w:r>
        <w:rPr>
          <w:szCs w:val="22"/>
        </w:rPr>
        <w:t xml:space="preserve">Define </w:t>
      </w:r>
      <w:r>
        <w:rPr>
          <w:position w:val="-14"/>
          <w:szCs w:val="22"/>
        </w:rPr>
        <w:object w:dxaOrig="1523" w:dyaOrig="402" w14:anchorId="1BBCACE2">
          <v:shape id="_x0000_i1056" type="#_x0000_t75" style="width:76.3pt;height:19.95pt" o:ole="">
            <v:imagedata r:id="rId71" o:title=""/>
          </v:shape>
          <o:OLEObject Type="Embed" ProgID="Equation.DSMT4" ShapeID="_x0000_i1056" DrawAspect="Content" ObjectID="_1785333442" r:id="rId72"/>
        </w:object>
      </w:r>
      <w:r>
        <w:rPr>
          <w:szCs w:val="22"/>
        </w:rPr>
        <w:t xml:space="preserve">, </w:t>
      </w:r>
      <w:proofErr w:type="gramStart"/>
      <w:r>
        <w:rPr>
          <w:szCs w:val="22"/>
        </w:rPr>
        <w:t>then</w:t>
      </w:r>
      <w:proofErr w:type="gramEnd"/>
      <w:r>
        <w:rPr>
          <w:szCs w:val="22"/>
        </w:rPr>
        <w:t xml:space="preserve"> </w:t>
      </w:r>
    </w:p>
    <w:bookmarkStart w:id="42" w:name="_Hlk161500570"/>
    <w:p w14:paraId="59B90F2C" w14:textId="77777777" w:rsidR="007C74AA" w:rsidRDefault="00000000">
      <w:pPr>
        <w:spacing w:after="0"/>
        <w:jc w:val="right"/>
        <w:rPr>
          <w:szCs w:val="22"/>
        </w:rPr>
      </w:pPr>
      <w:r>
        <w:rPr>
          <w:position w:val="-76"/>
          <w:szCs w:val="22"/>
        </w:rPr>
        <w:object w:dxaOrig="5746" w:dyaOrig="1648" w14:anchorId="30412D33">
          <v:shape id="_x0000_i1057" type="#_x0000_t75" style="width:286.95pt;height:82.35pt" o:ole="">
            <v:imagedata r:id="rId73" o:title=""/>
          </v:shape>
          <o:OLEObject Type="Embed" ProgID="Equation.DSMT4" ShapeID="_x0000_i1057" DrawAspect="Content" ObjectID="_1785333443" r:id="rId74"/>
        </w:object>
      </w:r>
      <w:r>
        <w:rPr>
          <w:rFonts w:hint="eastAsia"/>
          <w:szCs w:val="22"/>
        </w:rPr>
        <w:t xml:space="preserve">                      </w:t>
      </w:r>
      <w:r>
        <w:rPr>
          <w:szCs w:val="22"/>
        </w:rPr>
        <w:t>(24)</w:t>
      </w:r>
    </w:p>
    <w:bookmarkEnd w:id="42"/>
    <w:p w14:paraId="2B87FF59" w14:textId="77777777" w:rsidR="007C74AA" w:rsidRDefault="00000000">
      <w:pPr>
        <w:ind w:firstLine="425"/>
        <w:rPr>
          <w:szCs w:val="22"/>
        </w:rPr>
      </w:pPr>
      <w:r>
        <w:rPr>
          <w:szCs w:val="22"/>
        </w:rPr>
        <w:t xml:space="preserve">If the </w:t>
      </w:r>
      <w:r>
        <w:rPr>
          <w:b/>
          <w:bCs/>
          <w:i/>
          <w:iCs/>
          <w:szCs w:val="22"/>
        </w:rPr>
        <w:t>Q</w:t>
      </w:r>
      <w:r>
        <w:rPr>
          <w:i/>
          <w:iCs/>
          <w:szCs w:val="22"/>
        </w:rPr>
        <w:t xml:space="preserve"> </w:t>
      </w:r>
      <w:r>
        <w:rPr>
          <w:szCs w:val="22"/>
        </w:rPr>
        <w:t>is a positive definite matrix, then</w:t>
      </w:r>
    </w:p>
    <w:bookmarkStart w:id="43" w:name="_Hlk161501198"/>
    <w:p w14:paraId="1B5BD68C" w14:textId="77777777" w:rsidR="007C74AA" w:rsidRDefault="00000000">
      <w:pPr>
        <w:spacing w:after="0"/>
        <w:jc w:val="right"/>
        <w:rPr>
          <w:szCs w:val="22"/>
        </w:rPr>
      </w:pPr>
      <w:r>
        <w:rPr>
          <w:position w:val="-12"/>
          <w:szCs w:val="22"/>
        </w:rPr>
        <w:object w:dxaOrig="2465" w:dyaOrig="388" w14:anchorId="4F6FC1DD">
          <v:shape id="_x0000_i1058" type="#_x0000_t75" style="width:123.35pt;height:19.6pt" o:ole="">
            <v:imagedata r:id="rId75" o:title=""/>
          </v:shape>
          <o:OLEObject Type="Embed" ProgID="Equation.DSMT4" ShapeID="_x0000_i1058" DrawAspect="Content" ObjectID="_1785333444" r:id="rId76"/>
        </w:object>
      </w:r>
      <w:r>
        <w:rPr>
          <w:szCs w:val="22"/>
        </w:rPr>
        <w:t xml:space="preserve">            </w:t>
      </w:r>
      <w:r>
        <w:rPr>
          <w:rFonts w:hint="eastAsia"/>
          <w:szCs w:val="22"/>
        </w:rPr>
        <w:t xml:space="preserve">                           </w:t>
      </w:r>
      <w:r>
        <w:rPr>
          <w:szCs w:val="22"/>
        </w:rPr>
        <w:t xml:space="preserve">             (25)</w:t>
      </w:r>
    </w:p>
    <w:bookmarkEnd w:id="43"/>
    <w:p w14:paraId="2D426AD7" w14:textId="77777777" w:rsidR="007C74AA" w:rsidRDefault="00000000">
      <w:pPr>
        <w:rPr>
          <w:szCs w:val="22"/>
        </w:rPr>
      </w:pPr>
      <w:r>
        <w:rPr>
          <w:szCs w:val="22"/>
        </w:rPr>
        <w:t>in which,</w:t>
      </w:r>
    </w:p>
    <w:p w14:paraId="68097380" w14:textId="77777777" w:rsidR="007C74AA" w:rsidRDefault="00000000">
      <w:pPr>
        <w:spacing w:after="0"/>
        <w:jc w:val="right"/>
        <w:rPr>
          <w:szCs w:val="22"/>
        </w:rPr>
      </w:pPr>
      <w:r>
        <w:rPr>
          <w:position w:val="-14"/>
          <w:szCs w:val="22"/>
        </w:rPr>
        <w:object w:dxaOrig="3005" w:dyaOrig="415" w14:anchorId="0D6D07F1">
          <v:shape id="_x0000_i1059" type="#_x0000_t75" style="width:150.4pt;height:20.65pt" o:ole="">
            <v:imagedata r:id="rId77" o:title=""/>
          </v:shape>
          <o:OLEObject Type="Embed" ProgID="Equation.DSMT4" ShapeID="_x0000_i1059" DrawAspect="Content" ObjectID="_1785333445" r:id="rId78"/>
        </w:object>
      </w:r>
      <w:r>
        <w:rPr>
          <w:szCs w:val="22"/>
        </w:rPr>
        <w:t xml:space="preserve">            </w:t>
      </w:r>
      <w:r>
        <w:rPr>
          <w:rFonts w:hint="eastAsia"/>
          <w:szCs w:val="22"/>
        </w:rPr>
        <w:t xml:space="preserve">                         </w:t>
      </w:r>
      <w:r>
        <w:rPr>
          <w:szCs w:val="22"/>
        </w:rPr>
        <w:t xml:space="preserve">          (26)</w:t>
      </w:r>
    </w:p>
    <w:p w14:paraId="4DA0D495" w14:textId="6A3D677D" w:rsidR="007C74AA" w:rsidRDefault="00000000">
      <w:pPr>
        <w:ind w:firstLine="425"/>
        <w:rPr>
          <w:szCs w:val="22"/>
        </w:rPr>
      </w:pPr>
      <w:r>
        <w:rPr>
          <w:szCs w:val="22"/>
        </w:rPr>
        <w:t xml:space="preserve">By choosing the appropriate value for </w:t>
      </w:r>
      <w:r>
        <w:rPr>
          <w:i/>
          <w:iCs/>
          <w:szCs w:val="22"/>
        </w:rPr>
        <w:t>h</w:t>
      </w:r>
      <w:r>
        <w:rPr>
          <w:szCs w:val="22"/>
        </w:rPr>
        <w:t xml:space="preserve">, </w:t>
      </w:r>
      <m:oMath>
        <m:sSub>
          <m:sSubPr>
            <m:ctrlPr>
              <w:rPr>
                <w:rFonts w:ascii="Cambria Math" w:hAnsi="Cambria Math"/>
                <w:i/>
                <w:szCs w:val="22"/>
                <w:vertAlign w:val="subscript"/>
              </w:rPr>
            </m:ctrlPr>
          </m:sSubPr>
          <m:e>
            <m:r>
              <w:rPr>
                <w:rFonts w:ascii="Cambria Math" w:hAnsi="Cambria Math"/>
                <w:szCs w:val="22"/>
                <w:vertAlign w:val="subscript"/>
              </w:rPr>
              <m:t>c</m:t>
            </m:r>
          </m:e>
          <m:sub>
            <m:r>
              <w:rPr>
                <w:rFonts w:ascii="Cambria Math" w:hAnsi="Cambria Math"/>
                <w:szCs w:val="22"/>
                <w:vertAlign w:val="subscript"/>
              </w:rPr>
              <m:t>1</m:t>
            </m:r>
          </m:sub>
        </m:sSub>
      </m:oMath>
      <w:r>
        <w:rPr>
          <w:szCs w:val="22"/>
        </w:rPr>
        <w:t xml:space="preserve">, </w:t>
      </w:r>
      <m:oMath>
        <m:sSub>
          <m:sSubPr>
            <m:ctrlPr>
              <w:rPr>
                <w:rFonts w:ascii="Cambria Math" w:hAnsi="Cambria Math"/>
                <w:i/>
                <w:szCs w:val="22"/>
                <w:vertAlign w:val="subscript"/>
              </w:rPr>
            </m:ctrlPr>
          </m:sSubPr>
          <m:e>
            <m:r>
              <w:rPr>
                <w:rFonts w:ascii="Cambria Math" w:hAnsi="Cambria Math"/>
                <w:szCs w:val="22"/>
                <w:vertAlign w:val="subscript"/>
              </w:rPr>
              <m:t>c</m:t>
            </m:r>
          </m:e>
          <m:sub>
            <m:r>
              <w:rPr>
                <w:rFonts w:ascii="Cambria Math" w:hAnsi="Cambria Math"/>
                <w:szCs w:val="22"/>
                <w:vertAlign w:val="subscript"/>
              </w:rPr>
              <m:t>2</m:t>
            </m:r>
          </m:sub>
        </m:sSub>
      </m:oMath>
      <w:r>
        <w:rPr>
          <w:szCs w:val="22"/>
        </w:rPr>
        <w:t xml:space="preserve">, </w:t>
      </w:r>
      <m:oMath>
        <m:sSub>
          <m:sSubPr>
            <m:ctrlPr>
              <w:rPr>
                <w:rFonts w:ascii="Cambria Math" w:hAnsi="Cambria Math"/>
                <w:i/>
                <w:szCs w:val="22"/>
                <w:vertAlign w:val="subscript"/>
              </w:rPr>
            </m:ctrlPr>
          </m:sSubPr>
          <m:e>
            <m:r>
              <w:rPr>
                <w:rFonts w:ascii="Cambria Math" w:hAnsi="Cambria Math"/>
                <w:szCs w:val="22"/>
                <w:vertAlign w:val="subscript"/>
              </w:rPr>
              <m:t>k</m:t>
            </m:r>
          </m:e>
          <m:sub>
            <m:r>
              <w:rPr>
                <w:rFonts w:ascii="Cambria Math" w:hAnsi="Cambria Math"/>
                <w:szCs w:val="22"/>
                <w:vertAlign w:val="subscript"/>
              </w:rPr>
              <m:t>1</m:t>
            </m:r>
          </m:sub>
        </m:sSub>
      </m:oMath>
      <w:r>
        <w:rPr>
          <w:szCs w:val="22"/>
        </w:rPr>
        <w:t xml:space="preserve">, </w:t>
      </w:r>
      <m:oMath>
        <m:sSub>
          <m:sSubPr>
            <m:ctrlPr>
              <w:rPr>
                <w:rFonts w:ascii="Cambria Math" w:hAnsi="Cambria Math"/>
                <w:i/>
                <w:szCs w:val="22"/>
                <w:vertAlign w:val="subscript"/>
              </w:rPr>
            </m:ctrlPr>
          </m:sSubPr>
          <m:e>
            <m:r>
              <w:rPr>
                <w:rFonts w:ascii="Cambria Math" w:hAnsi="Cambria Math"/>
                <w:szCs w:val="22"/>
                <w:vertAlign w:val="subscript"/>
              </w:rPr>
              <m:t>k</m:t>
            </m:r>
          </m:e>
          <m:sub>
            <m:r>
              <w:rPr>
                <w:rFonts w:ascii="Cambria Math" w:hAnsi="Cambria Math"/>
                <w:szCs w:val="22"/>
                <w:vertAlign w:val="subscript"/>
              </w:rPr>
              <m:t>2</m:t>
            </m:r>
          </m:sub>
        </m:sSub>
      </m:oMath>
      <w:r>
        <w:rPr>
          <w:szCs w:val="22"/>
        </w:rPr>
        <w:t>, and |</w:t>
      </w:r>
      <w:r>
        <w:rPr>
          <w:b/>
          <w:bCs/>
          <w:i/>
          <w:iCs/>
          <w:szCs w:val="22"/>
        </w:rPr>
        <w:t xml:space="preserve"> Q</w:t>
      </w:r>
      <w:r>
        <w:rPr>
          <w:szCs w:val="22"/>
        </w:rPr>
        <w:t xml:space="preserve"> |&gt;0, then</w:t>
      </w:r>
    </w:p>
    <w:bookmarkStart w:id="44" w:name="_Hlk161503956"/>
    <w:p w14:paraId="2E08453A" w14:textId="77777777" w:rsidR="007C74AA" w:rsidRDefault="00000000">
      <w:pPr>
        <w:spacing w:after="0"/>
        <w:jc w:val="right"/>
        <w:rPr>
          <w:szCs w:val="22"/>
        </w:rPr>
      </w:pPr>
      <w:r>
        <w:rPr>
          <w:position w:val="-12"/>
          <w:szCs w:val="22"/>
        </w:rPr>
        <w:object w:dxaOrig="651" w:dyaOrig="388" w14:anchorId="2AD6550F">
          <v:shape id="_x0000_i1060" type="#_x0000_t75" style="width:32.45pt;height:19.6pt" o:ole="">
            <v:imagedata r:id="rId79" o:title=""/>
          </v:shape>
          <o:OLEObject Type="Embed" ProgID="Equation.DSMT4" ShapeID="_x0000_i1060" DrawAspect="Content" ObjectID="_1785333446" r:id="rId80"/>
        </w:object>
      </w:r>
      <w:r>
        <w:rPr>
          <w:szCs w:val="22"/>
        </w:rPr>
        <w:t xml:space="preserve">                     </w:t>
      </w:r>
      <w:r>
        <w:rPr>
          <w:rFonts w:hint="eastAsia"/>
          <w:szCs w:val="22"/>
        </w:rPr>
        <w:t xml:space="preserve">                                      </w:t>
      </w:r>
      <w:r>
        <w:rPr>
          <w:szCs w:val="22"/>
        </w:rPr>
        <w:t xml:space="preserve">          (27)</w:t>
      </w:r>
    </w:p>
    <w:bookmarkEnd w:id="44"/>
    <w:p w14:paraId="0E548788" w14:textId="77777777" w:rsidR="007C74AA" w:rsidRDefault="00000000">
      <w:pPr>
        <w:spacing w:line="440" w:lineRule="exact"/>
        <w:ind w:firstLineChars="200" w:firstLine="440"/>
        <w:rPr>
          <w:szCs w:val="22"/>
        </w:rPr>
      </w:pPr>
      <w:r>
        <w:rPr>
          <w:szCs w:val="22"/>
        </w:rPr>
        <w:t xml:space="preserve">Based on LaSalle's invariance principle, if </w:t>
      </w:r>
      <w:r>
        <w:rPr>
          <w:position w:val="-12"/>
          <w:szCs w:val="22"/>
        </w:rPr>
        <w:object w:dxaOrig="651" w:dyaOrig="388" w14:anchorId="7B89F63D">
          <v:shape id="_x0000_i1061" type="#_x0000_t75" style="width:32.45pt;height:19.6pt" o:ole="">
            <v:imagedata r:id="rId81" o:title=""/>
          </v:shape>
          <o:OLEObject Type="Embed" ProgID="Equation.DSMT4" ShapeID="_x0000_i1061" DrawAspect="Content" ObjectID="_1785333447" r:id="rId82"/>
        </w:object>
      </w:r>
      <w:r>
        <w:rPr>
          <w:szCs w:val="22"/>
        </w:rPr>
        <w:t xml:space="preserve">, then </w:t>
      </w:r>
      <w:r>
        <w:rPr>
          <w:position w:val="-12"/>
          <w:szCs w:val="22"/>
        </w:rPr>
        <w:object w:dxaOrig="623" w:dyaOrig="360" w14:anchorId="76B88189">
          <v:shape id="_x0000_i1062" type="#_x0000_t75" style="width:31.35pt;height:17.8pt" o:ole="">
            <v:imagedata r:id="rId83" o:title=""/>
          </v:shape>
          <o:OLEObject Type="Embed" ProgID="Equation.DSMT4" ShapeID="_x0000_i1062" DrawAspect="Content" ObjectID="_1785333448" r:id="rId84"/>
        </w:object>
      </w:r>
      <w:r>
        <w:rPr>
          <w:szCs w:val="22"/>
        </w:rPr>
        <w:t xml:space="preserve">, </w:t>
      </w:r>
      <w:r>
        <w:rPr>
          <w:position w:val="-6"/>
          <w:szCs w:val="22"/>
        </w:rPr>
        <w:object w:dxaOrig="623" w:dyaOrig="277" w14:anchorId="1F4E5CE2">
          <v:shape id="_x0000_i1063" type="#_x0000_t75" style="width:31.35pt;height:13.9pt" o:ole="">
            <v:imagedata r:id="rId85" o:title=""/>
          </v:shape>
          <o:OLEObject Type="Embed" ProgID="Equation.DSMT4" ShapeID="_x0000_i1063" DrawAspect="Content" ObjectID="_1785333449" r:id="rId86"/>
        </w:object>
      </w:r>
      <w:r>
        <w:rPr>
          <w:szCs w:val="22"/>
        </w:rPr>
        <w:t xml:space="preserve">. As </w:t>
      </w:r>
      <w:r>
        <w:rPr>
          <w:position w:val="-6"/>
          <w:szCs w:val="22"/>
        </w:rPr>
        <w:object w:dxaOrig="623" w:dyaOrig="277" w14:anchorId="1C4E042C">
          <v:shape id="_x0000_i1064" type="#_x0000_t75" style="width:31.35pt;height:13.9pt" o:ole="">
            <v:imagedata r:id="rId87" o:title=""/>
          </v:shape>
          <o:OLEObject Type="Embed" ProgID="Equation.DSMT4" ShapeID="_x0000_i1064" DrawAspect="Content" ObjectID="_1785333450" r:id="rId88"/>
        </w:object>
      </w:r>
      <w:r>
        <w:rPr>
          <w:szCs w:val="22"/>
        </w:rPr>
        <w:t xml:space="preserve">, then </w:t>
      </w:r>
      <w:r>
        <w:rPr>
          <w:position w:val="-6"/>
          <w:szCs w:val="22"/>
        </w:rPr>
        <w:object w:dxaOrig="651" w:dyaOrig="277" w14:anchorId="7802DD0E">
          <v:shape id="_x0000_i1065" type="#_x0000_t75" style="width:32.45pt;height:13.9pt" o:ole="">
            <v:imagedata r:id="rId89" o:title=""/>
          </v:shape>
          <o:OLEObject Type="Embed" ProgID="Equation.DSMT4" ShapeID="_x0000_i1065" DrawAspect="Content" ObjectID="_1785333451" r:id="rId90"/>
        </w:object>
      </w:r>
      <w:r>
        <w:rPr>
          <w:szCs w:val="22"/>
        </w:rPr>
        <w:t xml:space="preserve">, </w:t>
      </w:r>
      <w:r>
        <w:rPr>
          <w:position w:val="-6"/>
          <w:szCs w:val="22"/>
        </w:rPr>
        <w:object w:dxaOrig="692" w:dyaOrig="277" w14:anchorId="20E75075">
          <v:shape id="_x0000_i1066" type="#_x0000_t75" style="width:34.55pt;height:13.9pt" o:ole="">
            <v:imagedata r:id="rId91" o:title=""/>
          </v:shape>
          <o:OLEObject Type="Embed" ProgID="Equation.DSMT4" ShapeID="_x0000_i1066" DrawAspect="Content" ObjectID="_1785333452" r:id="rId92"/>
        </w:object>
      </w:r>
      <w:r>
        <w:rPr>
          <w:szCs w:val="22"/>
        </w:rPr>
        <w:t xml:space="preserve"> and </w:t>
      </w:r>
      <w:r>
        <w:rPr>
          <w:position w:val="-12"/>
          <w:szCs w:val="22"/>
        </w:rPr>
        <w:object w:dxaOrig="789" w:dyaOrig="360" w14:anchorId="65066168">
          <v:shape id="_x0000_i1067" type="#_x0000_t75" style="width:39.55pt;height:17.8pt" o:ole="">
            <v:imagedata r:id="rId93" o:title=""/>
          </v:shape>
          <o:OLEObject Type="Embed" ProgID="Equation.DSMT4" ShapeID="_x0000_i1067" DrawAspect="Content" ObjectID="_1785333453" r:id="rId94"/>
        </w:object>
      </w:r>
      <w:r>
        <w:rPr>
          <w:szCs w:val="22"/>
        </w:rPr>
        <w:t>.</w:t>
      </w:r>
    </w:p>
    <w:p w14:paraId="5BE02E7E" w14:textId="77777777" w:rsidR="007C74AA" w:rsidRDefault="00000000">
      <w:pPr>
        <w:spacing w:before="240"/>
        <w:rPr>
          <w:b/>
          <w:i/>
          <w:color w:val="000000" w:themeColor="text1"/>
          <w:szCs w:val="22"/>
        </w:rPr>
      </w:pPr>
      <w:r>
        <w:rPr>
          <w:b/>
          <w:i/>
          <w:color w:val="000000" w:themeColor="text1"/>
          <w:szCs w:val="22"/>
        </w:rPr>
        <w:t xml:space="preserve">3.2 Adaptive </w:t>
      </w:r>
      <w:r>
        <w:rPr>
          <w:rFonts w:hint="eastAsia"/>
          <w:b/>
          <w:i/>
          <w:color w:val="000000" w:themeColor="text1"/>
          <w:szCs w:val="22"/>
        </w:rPr>
        <w:t>C</w:t>
      </w:r>
      <w:r>
        <w:rPr>
          <w:b/>
          <w:i/>
          <w:color w:val="000000" w:themeColor="text1"/>
          <w:szCs w:val="22"/>
        </w:rPr>
        <w:t xml:space="preserve">ontrol </w:t>
      </w:r>
      <w:r>
        <w:rPr>
          <w:rFonts w:hint="eastAsia"/>
          <w:b/>
          <w:i/>
          <w:color w:val="000000" w:themeColor="text1"/>
          <w:szCs w:val="22"/>
        </w:rPr>
        <w:t>L</w:t>
      </w:r>
      <w:r>
        <w:rPr>
          <w:b/>
          <w:i/>
          <w:color w:val="000000" w:themeColor="text1"/>
          <w:szCs w:val="22"/>
        </w:rPr>
        <w:t xml:space="preserve">aw </w:t>
      </w:r>
      <w:r>
        <w:rPr>
          <w:rFonts w:hint="eastAsia"/>
          <w:b/>
          <w:i/>
          <w:color w:val="000000" w:themeColor="text1"/>
          <w:szCs w:val="22"/>
        </w:rPr>
        <w:t>D</w:t>
      </w:r>
      <w:r>
        <w:rPr>
          <w:b/>
          <w:i/>
          <w:color w:val="000000" w:themeColor="text1"/>
          <w:szCs w:val="22"/>
        </w:rPr>
        <w:t>esign</w:t>
      </w:r>
    </w:p>
    <w:p w14:paraId="4264798E" w14:textId="77777777" w:rsidR="007C74AA" w:rsidRDefault="00000000">
      <w:pPr>
        <w:ind w:firstLine="425"/>
        <w:rPr>
          <w:szCs w:val="22"/>
        </w:rPr>
      </w:pPr>
      <w:r>
        <w:rPr>
          <w:szCs w:val="22"/>
        </w:rPr>
        <w:t xml:space="preserve">The controller mentioned above design </w:t>
      </w:r>
      <w:proofErr w:type="gramStart"/>
      <w:r>
        <w:rPr>
          <w:szCs w:val="22"/>
        </w:rPr>
        <w:t>is based on the assumption</w:t>
      </w:r>
      <w:proofErr w:type="gramEnd"/>
      <w:r>
        <w:rPr>
          <w:szCs w:val="22"/>
        </w:rPr>
        <w:t xml:space="preserve"> that the bound of the </w:t>
      </w:r>
      <w:bookmarkStart w:id="45" w:name="_Hlk161503796"/>
      <w:r>
        <w:rPr>
          <w:szCs w:val="22"/>
        </w:rPr>
        <w:t>uncertainty</w:t>
      </w:r>
      <w:bookmarkEnd w:id="45"/>
      <w:r>
        <w:rPr>
          <w:i/>
          <w:iCs/>
          <w:szCs w:val="22"/>
        </w:rPr>
        <w:t xml:space="preserve"> F</w:t>
      </w:r>
      <w:r>
        <w:rPr>
          <w:szCs w:val="22"/>
        </w:rPr>
        <w:t xml:space="preserve"> is known. Uncertainty and external disturbance are usually unknown in practical situations, so the </w:t>
      </w:r>
      <w:r>
        <w:rPr>
          <w:i/>
          <w:iCs/>
          <w:szCs w:val="22"/>
        </w:rPr>
        <w:t>F</w:t>
      </w:r>
      <w:r>
        <w:rPr>
          <w:szCs w:val="22"/>
        </w:rPr>
        <w:t xml:space="preserve"> is difficult to determine. Given this condition, an adaptive control law is developed to estimate the </w:t>
      </w:r>
      <w:r>
        <w:rPr>
          <w:i/>
          <w:iCs/>
          <w:szCs w:val="22"/>
        </w:rPr>
        <w:t>F</w:t>
      </w:r>
      <w:r>
        <w:rPr>
          <w:szCs w:val="22"/>
        </w:rPr>
        <w:t xml:space="preserve">. It is assumed that the total uncertainty items change slowly then </w:t>
      </w:r>
      <w:r>
        <w:rPr>
          <w:position w:val="-6"/>
          <w:szCs w:val="22"/>
        </w:rPr>
        <w:object w:dxaOrig="623" w:dyaOrig="318" w14:anchorId="40D3C8DE">
          <v:shape id="_x0000_i1068" type="#_x0000_t75" style="width:31.35pt;height:15.7pt" o:ole="">
            <v:imagedata r:id="rId95" o:title=""/>
          </v:shape>
          <o:OLEObject Type="Embed" ProgID="Equation.DSMT4" ShapeID="_x0000_i1068" DrawAspect="Content" ObjectID="_1785333454" r:id="rId96"/>
        </w:object>
      </w:r>
      <w:r>
        <w:rPr>
          <w:szCs w:val="22"/>
        </w:rPr>
        <w:t>.</w:t>
      </w:r>
    </w:p>
    <w:p w14:paraId="23981800" w14:textId="77777777" w:rsidR="007C74AA" w:rsidRDefault="00000000">
      <w:pPr>
        <w:ind w:firstLine="425"/>
        <w:rPr>
          <w:szCs w:val="22"/>
        </w:rPr>
      </w:pPr>
      <w:r>
        <w:rPr>
          <w:szCs w:val="22"/>
        </w:rPr>
        <w:t>The estimation error is derived as follows:</w:t>
      </w:r>
    </w:p>
    <w:bookmarkStart w:id="46" w:name="_Hlk161504200"/>
    <w:p w14:paraId="1CDD828E" w14:textId="77777777" w:rsidR="007C74AA" w:rsidRDefault="00000000">
      <w:pPr>
        <w:spacing w:after="0"/>
        <w:jc w:val="right"/>
        <w:rPr>
          <w:szCs w:val="22"/>
        </w:rPr>
      </w:pPr>
      <w:r>
        <w:rPr>
          <w:position w:val="-4"/>
          <w:szCs w:val="22"/>
        </w:rPr>
        <w:object w:dxaOrig="1052" w:dyaOrig="318" w14:anchorId="17CDD0AE">
          <v:shape id="_x0000_i1069" type="#_x0000_t75" style="width:52.4pt;height:15.7pt" o:ole="">
            <v:imagedata r:id="rId97" o:title=""/>
          </v:shape>
          <o:OLEObject Type="Embed" ProgID="Equation.DSMT4" ShapeID="_x0000_i1069" DrawAspect="Content" ObjectID="_1785333455" r:id="rId98"/>
        </w:object>
      </w:r>
      <w:r>
        <w:rPr>
          <w:szCs w:val="22"/>
        </w:rPr>
        <w:t xml:space="preserve">                     </w:t>
      </w:r>
      <w:r>
        <w:rPr>
          <w:rFonts w:hint="eastAsia"/>
          <w:szCs w:val="22"/>
        </w:rPr>
        <w:t xml:space="preserve">                                  </w:t>
      </w:r>
      <w:r>
        <w:rPr>
          <w:szCs w:val="22"/>
        </w:rPr>
        <w:t xml:space="preserve">          (28)</w:t>
      </w:r>
    </w:p>
    <w:bookmarkEnd w:id="46"/>
    <w:p w14:paraId="78E65128" w14:textId="77777777" w:rsidR="007C74AA" w:rsidRDefault="00000000">
      <w:pPr>
        <w:rPr>
          <w:szCs w:val="22"/>
        </w:rPr>
      </w:pPr>
      <w:r>
        <w:rPr>
          <w:szCs w:val="22"/>
        </w:rPr>
        <w:t xml:space="preserve">where </w:t>
      </w:r>
      <w:r>
        <w:rPr>
          <w:position w:val="-4"/>
          <w:szCs w:val="22"/>
        </w:rPr>
        <w:object w:dxaOrig="263" w:dyaOrig="318" w14:anchorId="4DCB697E">
          <v:shape id="_x0000_i1070" type="#_x0000_t75" style="width:13.2pt;height:15.7pt" o:ole="">
            <v:imagedata r:id="rId99" o:title=""/>
          </v:shape>
          <o:OLEObject Type="Embed" ProgID="Equation.DSMT4" ShapeID="_x0000_i1070" DrawAspect="Content" ObjectID="_1785333456" r:id="rId100"/>
        </w:object>
      </w:r>
      <w:r>
        <w:rPr>
          <w:szCs w:val="22"/>
        </w:rPr>
        <w:t xml:space="preserve"> is the estimation of </w:t>
      </w:r>
      <w:r>
        <w:rPr>
          <w:position w:val="-4"/>
          <w:szCs w:val="22"/>
        </w:rPr>
        <w:object w:dxaOrig="263" w:dyaOrig="263" w14:anchorId="0F9AEF27">
          <v:shape id="_x0000_i1071" type="#_x0000_t75" style="width:13.2pt;height:13.2pt" o:ole="">
            <v:imagedata r:id="rId101" o:title=""/>
          </v:shape>
          <o:OLEObject Type="Embed" ProgID="Equation.DSMT4" ShapeID="_x0000_i1071" DrawAspect="Content" ObjectID="_1785333457" r:id="rId102"/>
        </w:object>
      </w:r>
      <w:r>
        <w:rPr>
          <w:szCs w:val="22"/>
        </w:rPr>
        <w:t>.</w:t>
      </w:r>
    </w:p>
    <w:p w14:paraId="36C467FD" w14:textId="77777777" w:rsidR="007C74AA" w:rsidRDefault="00000000">
      <w:pPr>
        <w:ind w:firstLine="425"/>
        <w:rPr>
          <w:szCs w:val="22"/>
        </w:rPr>
      </w:pPr>
      <w:r>
        <w:rPr>
          <w:szCs w:val="22"/>
        </w:rPr>
        <w:t xml:space="preserve">The Lyapunov function candidate is defined as follows </w:t>
      </w:r>
      <w:r>
        <w:rPr>
          <w:szCs w:val="22"/>
        </w:rPr>
        <w:fldChar w:fldCharType="begin"/>
      </w:r>
      <w:r>
        <w:rPr>
          <w:szCs w:val="22"/>
        </w:rPr>
        <w:instrText xml:space="preserve"> ADDIN EN.CITE &lt;EndNote&gt;&lt;Cite&gt;&lt;Author&gt;Xin&lt;/Author&gt;&lt;Year&gt;2022&lt;/Year&gt;&lt;RecNum&gt;1002&lt;/RecNum&gt;&lt;DisplayText&gt;[36]&lt;/DisplayText&gt;&lt;record&gt;&lt;rec-number&gt;1002&lt;/rec-number&gt;&lt;foreign-keys&gt;&lt;key app="EN" db-id="5xfwxxawpezte3ex5voxrd9l99e9e5svwwe0" timestamp="1644633696"&gt;1002&lt;/key&gt;&lt;/foreign-keys&gt;&lt;ref-type name="Journal Article"&gt;17&lt;/ref-type&gt;&lt;contributors&gt;&lt;authors&gt;&lt;author&gt;Xin, Chun&lt;/author&gt;&lt;author&gt;Li, Yuan-Xin&lt;/author&gt;&lt;author&gt;Ahn, Choon Ki&lt;/author&gt;&lt;/authors&gt;&lt;/contributors&gt;&lt;titles&gt;&lt;title&gt;Adaptive Neural Asymptotic Tracking of Uncertain Non-Strict Feedback Systems With Full-State Constraints via Command Filtered Technique&lt;/title&gt;&lt;secondary-title&gt;IEEE Transactions on Neural Networks and Learning Systems&lt;/secondary-title&gt;&lt;/titles&gt;&lt;periodical&gt;&lt;full-title&gt;Ieee Transactions on Neural Networks and Learning Systems&lt;/full-title&gt;&lt;/periodical&gt;&lt;pages&gt;1-6&lt;/pages&gt;&lt;volume&gt;34&lt;/volume&gt;&lt;number&gt;10&lt;/number&gt;&lt;dates&gt;&lt;year&gt;2022&lt;/year&gt;&lt;/dates&gt;&lt;isbn&gt;2162-237X&lt;/isbn&gt;&lt;accession-num&gt;WOS:000745449900001&lt;/accession-num&gt;&lt;urls&gt;&lt;related-urls&gt;&lt;url&gt;&lt;style face="underline" font="default" size="100%"&gt;&amp;lt;Go to ISI&amp;gt;://WOS:000745449900001&lt;/style&gt;&lt;/url&gt;&lt;/related-urls&gt;&lt;/urls&gt;&lt;electronic-resource-num&gt;10.1109/tnnls.2022.3141091&lt;/electronic-resource-num&gt;&lt;/record&gt;&lt;/Cite&gt;&lt;/EndNote&gt;</w:instrText>
      </w:r>
      <w:r>
        <w:rPr>
          <w:szCs w:val="22"/>
        </w:rPr>
        <w:fldChar w:fldCharType="separate"/>
      </w:r>
      <w:r>
        <w:rPr>
          <w:szCs w:val="22"/>
        </w:rPr>
        <w:t>[3</w:t>
      </w:r>
      <w:r>
        <w:rPr>
          <w:rFonts w:hint="eastAsia"/>
          <w:szCs w:val="22"/>
        </w:rPr>
        <w:t>5</w:t>
      </w:r>
      <w:r>
        <w:rPr>
          <w:szCs w:val="22"/>
        </w:rPr>
        <w:t>]</w:t>
      </w:r>
      <w:r>
        <w:rPr>
          <w:szCs w:val="22"/>
        </w:rPr>
        <w:fldChar w:fldCharType="end"/>
      </w:r>
      <w:r>
        <w:rPr>
          <w:szCs w:val="22"/>
        </w:rPr>
        <w:t>:</w:t>
      </w:r>
    </w:p>
    <w:p w14:paraId="27D62383" w14:textId="77777777" w:rsidR="007C74AA" w:rsidRDefault="00000000">
      <w:pPr>
        <w:spacing w:after="0"/>
        <w:jc w:val="right"/>
        <w:rPr>
          <w:szCs w:val="22"/>
        </w:rPr>
      </w:pPr>
      <w:r>
        <w:rPr>
          <w:position w:val="-28"/>
          <w:szCs w:val="22"/>
        </w:rPr>
        <w:object w:dxaOrig="1509" w:dyaOrig="651" w14:anchorId="45D55F9E">
          <v:shape id="_x0000_i1072" type="#_x0000_t75" style="width:75.2pt;height:32.45pt" o:ole="">
            <v:imagedata r:id="rId103" o:title=""/>
          </v:shape>
          <o:OLEObject Type="Embed" ProgID="Equation.DSMT4" ShapeID="_x0000_i1072" DrawAspect="Content" ObjectID="_1785333458" r:id="rId104"/>
        </w:object>
      </w:r>
      <w:r>
        <w:rPr>
          <w:szCs w:val="22"/>
        </w:rPr>
        <w:t xml:space="preserve">                                                             (29)</w:t>
      </w:r>
    </w:p>
    <w:p w14:paraId="5D1D20D2" w14:textId="77777777" w:rsidR="007C74AA" w:rsidRDefault="00000000">
      <w:pPr>
        <w:rPr>
          <w:szCs w:val="22"/>
        </w:rPr>
      </w:pPr>
      <w:r>
        <w:rPr>
          <w:szCs w:val="22"/>
        </w:rPr>
        <w:t>where γ is a positive constant.</w:t>
      </w:r>
    </w:p>
    <w:p w14:paraId="4180F606" w14:textId="77777777" w:rsidR="007C74AA" w:rsidRDefault="00000000">
      <w:pPr>
        <w:ind w:firstLine="425"/>
        <w:rPr>
          <w:szCs w:val="22"/>
        </w:rPr>
      </w:pPr>
      <w:r>
        <w:rPr>
          <w:szCs w:val="22"/>
        </w:rPr>
        <w:t xml:space="preserve">The time derivative of </w:t>
      </w:r>
      <w:r>
        <w:rPr>
          <w:i/>
          <w:iCs/>
          <w:szCs w:val="22"/>
        </w:rPr>
        <w:t>V</w:t>
      </w:r>
      <w:r>
        <w:rPr>
          <w:szCs w:val="22"/>
          <w:vertAlign w:val="subscript"/>
        </w:rPr>
        <w:t>4</w:t>
      </w:r>
      <w:r>
        <w:rPr>
          <w:szCs w:val="22"/>
        </w:rPr>
        <w:t xml:space="preserve"> is</w:t>
      </w:r>
    </w:p>
    <w:bookmarkStart w:id="47" w:name="_Hlk161504619"/>
    <w:p w14:paraId="0B6B26F0" w14:textId="77777777" w:rsidR="007C74AA" w:rsidRDefault="00000000">
      <w:pPr>
        <w:spacing w:after="0"/>
        <w:jc w:val="right"/>
        <w:rPr>
          <w:szCs w:val="22"/>
        </w:rPr>
      </w:pPr>
      <w:r>
        <w:rPr>
          <w:position w:val="-28"/>
          <w:szCs w:val="22"/>
        </w:rPr>
        <w:object w:dxaOrig="3323" w:dyaOrig="651" w14:anchorId="25C20FEF">
          <v:shape id="_x0000_i1073" type="#_x0000_t75" style="width:166.1pt;height:32.45pt" o:ole="">
            <v:imagedata r:id="rId105" o:title=""/>
          </v:shape>
          <o:OLEObject Type="Embed" ProgID="Equation.DSMT4" ShapeID="_x0000_i1073" DrawAspect="Content" ObjectID="_1785333459" r:id="rId106"/>
        </w:object>
      </w:r>
      <w:r>
        <w:rPr>
          <w:szCs w:val="22"/>
        </w:rPr>
        <w:t xml:space="preserve">                                            (30)</w:t>
      </w:r>
    </w:p>
    <w:bookmarkEnd w:id="47"/>
    <w:p w14:paraId="28C1881A" w14:textId="77777777" w:rsidR="007C74AA" w:rsidRDefault="00000000">
      <w:pPr>
        <w:ind w:firstLine="425"/>
        <w:rPr>
          <w:szCs w:val="22"/>
        </w:rPr>
      </w:pPr>
      <w:r>
        <w:rPr>
          <w:szCs w:val="22"/>
        </w:rPr>
        <w:t>The adaptive control law is designed as follows:</w:t>
      </w:r>
    </w:p>
    <w:p w14:paraId="238F08CA" w14:textId="77777777" w:rsidR="007C74AA" w:rsidRDefault="00000000">
      <w:pPr>
        <w:spacing w:after="0"/>
        <w:jc w:val="right"/>
        <w:rPr>
          <w:szCs w:val="22"/>
        </w:rPr>
      </w:pPr>
      <w:r>
        <w:rPr>
          <w:position w:val="-10"/>
          <w:szCs w:val="22"/>
        </w:rPr>
        <w:object w:dxaOrig="914" w:dyaOrig="429" w14:anchorId="20EA0E01">
          <v:shape id="_x0000_i1074" type="#_x0000_t75" style="width:45.6pt;height:21.75pt" o:ole="">
            <v:imagedata r:id="rId107" o:title=""/>
          </v:shape>
          <o:OLEObject Type="Embed" ProgID="Equation.DSMT4" ShapeID="_x0000_i1074" DrawAspect="Content" ObjectID="_1785333460" r:id="rId108"/>
        </w:object>
      </w:r>
      <w:r>
        <w:rPr>
          <w:szCs w:val="22"/>
        </w:rPr>
        <w:t xml:space="preserve">                                                                  (31)</w:t>
      </w:r>
    </w:p>
    <w:p w14:paraId="415101D4" w14:textId="77777777" w:rsidR="007C74AA" w:rsidRDefault="00000000">
      <w:pPr>
        <w:ind w:firstLine="425"/>
        <w:rPr>
          <w:szCs w:val="22"/>
        </w:rPr>
      </w:pPr>
      <w:r>
        <w:rPr>
          <w:szCs w:val="22"/>
        </w:rPr>
        <w:t>Thus, the ABSMC is presented as follows:</w:t>
      </w:r>
    </w:p>
    <w:p w14:paraId="5BBFF0B0" w14:textId="77777777" w:rsidR="007C74AA" w:rsidRDefault="00000000">
      <w:pPr>
        <w:spacing w:after="0"/>
        <w:jc w:val="right"/>
        <w:rPr>
          <w:szCs w:val="22"/>
        </w:rPr>
      </w:pPr>
      <w:r>
        <w:rPr>
          <w:position w:val="-46"/>
          <w:szCs w:val="22"/>
        </w:rPr>
        <w:object w:dxaOrig="4500" w:dyaOrig="1025" w14:anchorId="4E280F75">
          <v:shape id="_x0000_i1075" type="#_x0000_t75" style="width:225.25pt;height:51.35pt" o:ole="">
            <v:imagedata r:id="rId109" o:title=""/>
          </v:shape>
          <o:OLEObject Type="Embed" ProgID="Equation.DSMT4" ShapeID="_x0000_i1075" DrawAspect="Content" ObjectID="_1785333461" r:id="rId110"/>
        </w:object>
      </w:r>
      <w:r>
        <w:rPr>
          <w:szCs w:val="22"/>
        </w:rPr>
        <w:t xml:space="preserve">                                  (32)</w:t>
      </w:r>
    </w:p>
    <w:p w14:paraId="6D81857F" w14:textId="77777777" w:rsidR="007C74AA" w:rsidRDefault="00000000">
      <w:pPr>
        <w:ind w:firstLine="425"/>
        <w:rPr>
          <w:szCs w:val="22"/>
        </w:rPr>
      </w:pPr>
      <w:r>
        <w:rPr>
          <w:szCs w:val="22"/>
        </w:rPr>
        <w:t>Substituting Eq. (31) into Eq. (30) leads for</w:t>
      </w:r>
    </w:p>
    <w:p w14:paraId="1CEB591E" w14:textId="77777777" w:rsidR="007C74AA" w:rsidRDefault="00000000">
      <w:pPr>
        <w:spacing w:after="0"/>
        <w:jc w:val="right"/>
        <w:rPr>
          <w:szCs w:val="22"/>
        </w:rPr>
      </w:pPr>
      <w:r>
        <w:rPr>
          <w:position w:val="-46"/>
          <w:szCs w:val="22"/>
        </w:rPr>
        <w:object w:dxaOrig="3738" w:dyaOrig="1122" w14:anchorId="71E5E633">
          <v:shape id="_x0000_i1076" type="#_x0000_t75" style="width:186.75pt;height:56.3pt" o:ole="">
            <v:imagedata r:id="rId111" o:title=""/>
          </v:shape>
          <o:OLEObject Type="Embed" ProgID="Equation.DSMT4" ShapeID="_x0000_i1076" DrawAspect="Content" ObjectID="_1785333462" r:id="rId112"/>
        </w:object>
      </w:r>
      <w:r>
        <w:rPr>
          <w:szCs w:val="22"/>
        </w:rPr>
        <w:t xml:space="preserve">                                         (33)</w:t>
      </w:r>
    </w:p>
    <w:p w14:paraId="0BC690AB" w14:textId="77777777" w:rsidR="007C74AA" w:rsidRDefault="00000000">
      <w:pPr>
        <w:ind w:firstLine="425"/>
        <w:rPr>
          <w:szCs w:val="22"/>
        </w:rPr>
      </w:pPr>
      <w:r>
        <w:rPr>
          <w:szCs w:val="22"/>
        </w:rPr>
        <w:lastRenderedPageBreak/>
        <w:t xml:space="preserve">Based on the Lyapunov-Like Lemma, the </w:t>
      </w:r>
      <w:bookmarkStart w:id="48" w:name="_Hlk161506159"/>
      <w:r>
        <w:rPr>
          <w:szCs w:val="22"/>
        </w:rPr>
        <w:t>hydraulic actuator</w:t>
      </w:r>
      <w:bookmarkEnd w:id="48"/>
      <w:r>
        <w:rPr>
          <w:szCs w:val="22"/>
        </w:rPr>
        <w:t xml:space="preserve"> is globally asymptotically stable by adopting adaptive sliding mode control law. Hence, the hydraulic actuator can accurately track the reference trajectory at the desired position. For ease of understanding of the proposed controller, its block diagram is provided as shown in Fig. 2.</w:t>
      </w:r>
      <w:r>
        <w:t xml:space="preserve"> </w:t>
      </w:r>
      <w:r>
        <w:rPr>
          <w:szCs w:val="22"/>
        </w:rPr>
        <w:t xml:space="preserve">To ensure the robustness of the hydraulic actuator to uncertainty and interference, the sliding surface is introduced into the </w:t>
      </w:r>
      <w:r>
        <w:rPr>
          <w:rFonts w:hint="eastAsia"/>
          <w:szCs w:val="22"/>
        </w:rPr>
        <w:t>back-stepping</w:t>
      </w:r>
      <w:r>
        <w:rPr>
          <w:szCs w:val="22"/>
        </w:rPr>
        <w:t xml:space="preserve"> control</w:t>
      </w:r>
      <w:r>
        <w:rPr>
          <w:rFonts w:hint="eastAsia"/>
          <w:szCs w:val="22"/>
        </w:rPr>
        <w:t xml:space="preserve">. </w:t>
      </w:r>
      <w:r>
        <w:rPr>
          <w:szCs w:val="22"/>
        </w:rPr>
        <w:t>I</w:t>
      </w:r>
      <w:r>
        <w:rPr>
          <w:rFonts w:hint="eastAsia"/>
          <w:szCs w:val="22"/>
        </w:rPr>
        <w:t xml:space="preserve">n </w:t>
      </w:r>
      <w:r>
        <w:rPr>
          <w:szCs w:val="22"/>
        </w:rPr>
        <w:t>addition</w:t>
      </w:r>
      <w:r>
        <w:rPr>
          <w:rFonts w:hint="eastAsia"/>
          <w:szCs w:val="22"/>
        </w:rPr>
        <w:t xml:space="preserve">, the adaptive law is adopted to estimate the </w:t>
      </w:r>
      <w:r>
        <w:rPr>
          <w:szCs w:val="22"/>
        </w:rPr>
        <w:t>model uncertainties</w:t>
      </w:r>
      <w:r>
        <w:rPr>
          <w:rFonts w:hint="eastAsia"/>
          <w:szCs w:val="22"/>
        </w:rPr>
        <w:t xml:space="preserve">. </w:t>
      </w:r>
    </w:p>
    <w:p w14:paraId="5BA8AF82" w14:textId="77777777" w:rsidR="007C74AA" w:rsidRDefault="00000000">
      <w:pPr>
        <w:jc w:val="center"/>
        <w:rPr>
          <w:szCs w:val="22"/>
        </w:rPr>
      </w:pPr>
      <w:r>
        <w:rPr>
          <w:noProof/>
        </w:rPr>
        <w:drawing>
          <wp:inline distT="0" distB="0" distL="0" distR="0" wp14:anchorId="1BBD258B" wp14:editId="42561871">
            <wp:extent cx="3992245" cy="1547495"/>
            <wp:effectExtent l="0" t="0" r="8255" b="0"/>
            <wp:docPr id="17783960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96081" name="图片 2"/>
                    <pic:cNvPicPr>
                      <a:picLocks noChangeAspect="1" noChangeArrowheads="1"/>
                    </pic:cNvPicPr>
                  </pic:nvPicPr>
                  <pic:blipFill>
                    <a:blip r:embed="rId113" cstate="print">
                      <a:extLst>
                        <a:ext uri="{28A0092B-C50C-407E-A947-70E740481C1C}">
                          <a14:useLocalDpi xmlns:a14="http://schemas.microsoft.com/office/drawing/2010/main" val="0"/>
                        </a:ext>
                      </a:extLst>
                    </a:blip>
                    <a:srcRect b="8612"/>
                    <a:stretch>
                      <a:fillRect/>
                    </a:stretch>
                  </pic:blipFill>
                  <pic:spPr>
                    <a:xfrm>
                      <a:off x="0" y="0"/>
                      <a:ext cx="3992400" cy="1548000"/>
                    </a:xfrm>
                    <a:prstGeom prst="rect">
                      <a:avLst/>
                    </a:prstGeom>
                    <a:noFill/>
                    <a:ln>
                      <a:noFill/>
                    </a:ln>
                  </pic:spPr>
                </pic:pic>
              </a:graphicData>
            </a:graphic>
          </wp:inline>
        </w:drawing>
      </w:r>
    </w:p>
    <w:p w14:paraId="716201B0" w14:textId="77777777" w:rsidR="007C74AA" w:rsidRDefault="00000000">
      <w:pPr>
        <w:jc w:val="center"/>
        <w:rPr>
          <w:szCs w:val="22"/>
        </w:rPr>
      </w:pPr>
      <w:r>
        <w:rPr>
          <w:b/>
          <w:bCs/>
          <w:color w:val="000000" w:themeColor="text1"/>
          <w:szCs w:val="22"/>
        </w:rPr>
        <w:t>Figure 2:</w:t>
      </w:r>
      <w:r>
        <w:rPr>
          <w:szCs w:val="22"/>
        </w:rPr>
        <w:t xml:space="preserve"> Block diagram of the proposed controller</w:t>
      </w:r>
    </w:p>
    <w:p w14:paraId="57E7B99E" w14:textId="77777777" w:rsidR="007C74AA" w:rsidRDefault="00000000">
      <w:pPr>
        <w:widowControl w:val="0"/>
        <w:snapToGrid w:val="0"/>
        <w:spacing w:before="240"/>
        <w:rPr>
          <w:b/>
          <w:color w:val="000000" w:themeColor="text1"/>
          <w:szCs w:val="22"/>
        </w:rPr>
      </w:pPr>
      <w:r>
        <w:rPr>
          <w:b/>
          <w:color w:val="000000" w:themeColor="text1"/>
          <w:szCs w:val="22"/>
        </w:rPr>
        <w:t xml:space="preserve">4 Comparative </w:t>
      </w:r>
      <w:r>
        <w:rPr>
          <w:rFonts w:hint="eastAsia"/>
          <w:b/>
          <w:color w:val="000000" w:themeColor="text1"/>
          <w:szCs w:val="22"/>
        </w:rPr>
        <w:t>S</w:t>
      </w:r>
      <w:r>
        <w:rPr>
          <w:b/>
          <w:color w:val="000000" w:themeColor="text1"/>
          <w:szCs w:val="22"/>
        </w:rPr>
        <w:t>tudies</w:t>
      </w:r>
    </w:p>
    <w:p w14:paraId="6FC8C5D3" w14:textId="77777777" w:rsidR="007C74AA" w:rsidRDefault="00000000">
      <w:pPr>
        <w:ind w:leftChars="50" w:left="110" w:firstLine="425"/>
        <w:rPr>
          <w:szCs w:val="22"/>
        </w:rPr>
      </w:pPr>
      <w:r>
        <w:rPr>
          <w:szCs w:val="22"/>
        </w:rPr>
        <w:t xml:space="preserve">To illustrate the effectiveness of the developed control scheme, a hydraulic actuator experimental platform is set up, as shown in Fig. 3. It consists of hydraulic actuator, a servo valve whose flow rate is 75L/min, a sensor system including position sensor and pressure, a signal conditioner working signal conversion and filtering, a control system that includes host computer as well as target computer connecting signal by TCP/IP, and a real-time control software with </w:t>
      </w:r>
      <w:r>
        <w:rPr>
          <w:rFonts w:hint="eastAsia"/>
          <w:szCs w:val="22"/>
        </w:rPr>
        <w:t xml:space="preserve">16-bit </w:t>
      </w:r>
      <w:r>
        <w:rPr>
          <w:szCs w:val="22"/>
        </w:rPr>
        <w:t xml:space="preserve">A/D card well as </w:t>
      </w:r>
      <w:r>
        <w:rPr>
          <w:rFonts w:hint="eastAsia"/>
          <w:szCs w:val="22"/>
        </w:rPr>
        <w:t xml:space="preserve">16-bit </w:t>
      </w:r>
      <w:r>
        <w:rPr>
          <w:szCs w:val="22"/>
        </w:rPr>
        <w:t>D/A card. T</w:t>
      </w:r>
      <w:r>
        <w:rPr>
          <w:rFonts w:hint="eastAsia"/>
          <w:szCs w:val="22"/>
        </w:rPr>
        <w:t xml:space="preserve">he hydraulic actuator displacement is driven by </w:t>
      </w:r>
      <w:r>
        <w:rPr>
          <w:szCs w:val="22"/>
        </w:rPr>
        <w:t xml:space="preserve">a </w:t>
      </w:r>
      <w:r>
        <w:rPr>
          <w:rFonts w:hint="eastAsia"/>
          <w:szCs w:val="22"/>
        </w:rPr>
        <w:t>serv</w:t>
      </w:r>
      <w:r>
        <w:rPr>
          <w:szCs w:val="22"/>
        </w:rPr>
        <w:t>o</w:t>
      </w:r>
      <w:r>
        <w:rPr>
          <w:rFonts w:hint="eastAsia"/>
          <w:szCs w:val="22"/>
        </w:rPr>
        <w:t xml:space="preserve"> valve control signal, regulated by </w:t>
      </w:r>
      <w:r>
        <w:rPr>
          <w:szCs w:val="22"/>
        </w:rPr>
        <w:t xml:space="preserve">a </w:t>
      </w:r>
      <w:r>
        <w:rPr>
          <w:rFonts w:hint="eastAsia"/>
          <w:szCs w:val="22"/>
        </w:rPr>
        <w:t xml:space="preserve">signal conditioner. </w:t>
      </w:r>
      <w:r>
        <w:rPr>
          <w:szCs w:val="22"/>
        </w:rPr>
        <w:t>F</w:t>
      </w:r>
      <w:r>
        <w:rPr>
          <w:rFonts w:hint="eastAsia"/>
          <w:szCs w:val="22"/>
        </w:rPr>
        <w:t>eedback signals</w:t>
      </w:r>
      <w:r>
        <w:rPr>
          <w:szCs w:val="22"/>
        </w:rPr>
        <w:t>,</w:t>
      </w:r>
      <w:r>
        <w:rPr>
          <w:rFonts w:hint="eastAsia"/>
          <w:szCs w:val="22"/>
        </w:rPr>
        <w:t xml:space="preserve"> including position and pressure</w:t>
      </w:r>
      <w:r>
        <w:rPr>
          <w:szCs w:val="22"/>
        </w:rPr>
        <w:t>, are collected by the A/D board in real time and sent to a computer for</w:t>
      </w:r>
      <w:r>
        <w:rPr>
          <w:rFonts w:hint="eastAsia"/>
          <w:szCs w:val="22"/>
        </w:rPr>
        <w:t xml:space="preserve"> a closed </w:t>
      </w:r>
      <w:r>
        <w:rPr>
          <w:szCs w:val="22"/>
        </w:rPr>
        <w:t>feedback</w:t>
      </w:r>
      <w:r>
        <w:rPr>
          <w:rFonts w:hint="eastAsia"/>
          <w:szCs w:val="22"/>
        </w:rPr>
        <w:t xml:space="preserve"> system. </w:t>
      </w:r>
      <w:r>
        <w:rPr>
          <w:szCs w:val="22"/>
        </w:rPr>
        <w:t xml:space="preserve">The sample time of experimental equipment is 1 </w:t>
      </w:r>
      <w:proofErr w:type="spellStart"/>
      <w:r>
        <w:rPr>
          <w:szCs w:val="22"/>
        </w:rPr>
        <w:t>ms.</w:t>
      </w:r>
      <w:proofErr w:type="spellEnd"/>
      <w:r>
        <w:rPr>
          <w:szCs w:val="22"/>
        </w:rPr>
        <w:t xml:space="preserve"> The </w:t>
      </w:r>
      <w:bookmarkStart w:id="49" w:name="_Hlk161506323"/>
      <w:proofErr w:type="spellStart"/>
      <w:r>
        <w:rPr>
          <w:szCs w:val="22"/>
        </w:rPr>
        <w:t>specificparameters</w:t>
      </w:r>
      <w:proofErr w:type="spellEnd"/>
      <w:r>
        <w:rPr>
          <w:szCs w:val="22"/>
        </w:rPr>
        <w:t xml:space="preserve"> of the system </w:t>
      </w:r>
      <w:bookmarkEnd w:id="49"/>
      <w:r>
        <w:rPr>
          <w:szCs w:val="22"/>
        </w:rPr>
        <w:t>are displayed in Table 1. In this study, three controllers are compared.</w:t>
      </w:r>
    </w:p>
    <w:p w14:paraId="045A3148" w14:textId="095D73A3" w:rsidR="007C74AA" w:rsidRDefault="00000000">
      <w:pPr>
        <w:ind w:firstLine="425"/>
        <w:rPr>
          <w:b/>
          <w:bCs/>
          <w:szCs w:val="22"/>
        </w:rPr>
      </w:pPr>
      <w:r>
        <w:rPr>
          <w:b/>
          <w:bCs/>
          <w:szCs w:val="22"/>
        </w:rPr>
        <w:t xml:space="preserve">ABSMC: </w:t>
      </w:r>
      <w:r>
        <w:rPr>
          <w:szCs w:val="22"/>
        </w:rPr>
        <w:t xml:space="preserve">The parameters of ABSMC are designed as </w:t>
      </w:r>
      <w:r>
        <w:rPr>
          <w:i/>
          <w:iCs/>
          <w:szCs w:val="22"/>
        </w:rPr>
        <w:t>h</w:t>
      </w:r>
      <w:r>
        <w:rPr>
          <w:szCs w:val="22"/>
        </w:rPr>
        <w:t xml:space="preserve">=200, </w:t>
      </w:r>
      <w:r>
        <w:rPr>
          <w:i/>
          <w:iCs/>
          <w:szCs w:val="22"/>
        </w:rPr>
        <w:t>β=</w:t>
      </w:r>
      <w:r>
        <w:rPr>
          <w:szCs w:val="22"/>
        </w:rPr>
        <w:t>0.8</w:t>
      </w:r>
      <w:r>
        <w:rPr>
          <w:i/>
          <w:iCs/>
          <w:szCs w:val="22"/>
        </w:rPr>
        <w:t>,</w:t>
      </w:r>
      <w:r w:rsidR="000168C0" w:rsidRPr="000168C0">
        <w:rPr>
          <w:rFonts w:ascii="Cambria Math" w:hAnsi="Cambria Math"/>
          <w:i/>
          <w:szCs w:val="22"/>
          <w:vertAlign w:val="subscript"/>
        </w:rPr>
        <w:t xml:space="preserve"> </w:t>
      </w:r>
      <m:oMath>
        <m:sSub>
          <m:sSubPr>
            <m:ctrlPr>
              <w:rPr>
                <w:rFonts w:ascii="Cambria Math" w:hAnsi="Cambria Math"/>
                <w:i/>
                <w:szCs w:val="22"/>
                <w:vertAlign w:val="subscript"/>
              </w:rPr>
            </m:ctrlPr>
          </m:sSubPr>
          <m:e>
            <m:r>
              <w:rPr>
                <w:rFonts w:ascii="Cambria Math" w:hAnsi="Cambria Math"/>
                <w:szCs w:val="22"/>
                <w:vertAlign w:val="subscript"/>
              </w:rPr>
              <m:t>c</m:t>
            </m:r>
          </m:e>
          <m:sub>
            <m:r>
              <w:rPr>
                <w:rFonts w:ascii="Cambria Math" w:hAnsi="Cambria Math"/>
                <w:szCs w:val="22"/>
                <w:vertAlign w:val="subscript"/>
              </w:rPr>
              <m:t>1</m:t>
            </m:r>
          </m:sub>
        </m:sSub>
      </m:oMath>
      <w:r>
        <w:rPr>
          <w:szCs w:val="22"/>
        </w:rPr>
        <w:t xml:space="preserve">=300, </w:t>
      </w:r>
      <m:oMath>
        <m:sSub>
          <m:sSubPr>
            <m:ctrlPr>
              <w:rPr>
                <w:rFonts w:ascii="Cambria Math" w:hAnsi="Cambria Math"/>
                <w:i/>
                <w:szCs w:val="22"/>
                <w:vertAlign w:val="subscript"/>
              </w:rPr>
            </m:ctrlPr>
          </m:sSubPr>
          <m:e>
            <m:r>
              <w:rPr>
                <w:rFonts w:ascii="Cambria Math" w:hAnsi="Cambria Math"/>
                <w:szCs w:val="22"/>
                <w:vertAlign w:val="subscript"/>
              </w:rPr>
              <m:t>c</m:t>
            </m:r>
          </m:e>
          <m:sub>
            <m:r>
              <w:rPr>
                <w:rFonts w:ascii="Cambria Math" w:hAnsi="Cambria Math"/>
                <w:szCs w:val="22"/>
                <w:vertAlign w:val="subscript"/>
              </w:rPr>
              <m:t>2</m:t>
            </m:r>
          </m:sub>
        </m:sSub>
      </m:oMath>
      <w:r>
        <w:rPr>
          <w:szCs w:val="22"/>
        </w:rPr>
        <w:t>=400,</w:t>
      </w:r>
      <w:bookmarkStart w:id="50" w:name="_Hlk161560914"/>
      <w:r w:rsidR="000168C0" w:rsidRPr="000168C0">
        <w:rPr>
          <w:rFonts w:ascii="Cambria Math" w:hAnsi="Cambria Math"/>
          <w:i/>
          <w:szCs w:val="22"/>
          <w:vertAlign w:val="subscript"/>
        </w:rPr>
        <w:t xml:space="preserve"> </w:t>
      </w:r>
      <m:oMath>
        <m:sSub>
          <m:sSubPr>
            <m:ctrlPr>
              <w:rPr>
                <w:rFonts w:ascii="Cambria Math" w:hAnsi="Cambria Math"/>
                <w:i/>
                <w:szCs w:val="22"/>
                <w:vertAlign w:val="subscript"/>
              </w:rPr>
            </m:ctrlPr>
          </m:sSubPr>
          <m:e>
            <m:r>
              <w:rPr>
                <w:rFonts w:ascii="Cambria Math" w:hAnsi="Cambria Math"/>
                <w:szCs w:val="22"/>
                <w:vertAlign w:val="subscript"/>
              </w:rPr>
              <m:t>k</m:t>
            </m:r>
          </m:e>
          <m:sub>
            <m:r>
              <w:rPr>
                <w:rFonts w:ascii="Cambria Math" w:hAnsi="Cambria Math"/>
                <w:szCs w:val="22"/>
                <w:vertAlign w:val="subscript"/>
              </w:rPr>
              <m:t>1</m:t>
            </m:r>
          </m:sub>
        </m:sSub>
      </m:oMath>
      <w:r>
        <w:rPr>
          <w:szCs w:val="22"/>
        </w:rPr>
        <w:t xml:space="preserve">=80, </w:t>
      </w:r>
      <m:oMath>
        <m:sSub>
          <m:sSubPr>
            <m:ctrlPr>
              <w:rPr>
                <w:rFonts w:ascii="Cambria Math" w:hAnsi="Cambria Math"/>
                <w:i/>
                <w:szCs w:val="22"/>
                <w:vertAlign w:val="subscript"/>
              </w:rPr>
            </m:ctrlPr>
          </m:sSubPr>
          <m:e>
            <m:r>
              <w:rPr>
                <w:rFonts w:ascii="Cambria Math" w:hAnsi="Cambria Math"/>
                <w:szCs w:val="22"/>
                <w:vertAlign w:val="subscript"/>
              </w:rPr>
              <m:t>k</m:t>
            </m:r>
          </m:e>
          <m:sub>
            <m:r>
              <w:rPr>
                <w:rFonts w:ascii="Cambria Math" w:hAnsi="Cambria Math"/>
                <w:szCs w:val="22"/>
                <w:vertAlign w:val="subscript"/>
              </w:rPr>
              <m:t>1</m:t>
            </m:r>
          </m:sub>
        </m:sSub>
      </m:oMath>
      <w:r>
        <w:rPr>
          <w:szCs w:val="22"/>
        </w:rPr>
        <w:t>=60,</w:t>
      </w:r>
      <w:bookmarkEnd w:id="50"/>
      <w:r>
        <w:rPr>
          <w:szCs w:val="22"/>
        </w:rPr>
        <w:t xml:space="preserve"> and the adaptive control law </w:t>
      </w:r>
      <w:r>
        <w:rPr>
          <w:i/>
          <w:iCs/>
          <w:szCs w:val="22"/>
        </w:rPr>
        <w:t>γ</w:t>
      </w:r>
      <w:r>
        <w:rPr>
          <w:szCs w:val="22"/>
        </w:rPr>
        <w:t>=0.1.</w:t>
      </w:r>
      <w:r>
        <w:rPr>
          <w:rFonts w:hint="eastAsia"/>
          <w:szCs w:val="22"/>
        </w:rPr>
        <w:t xml:space="preserve"> </w:t>
      </w:r>
      <w:r>
        <w:rPr>
          <w:szCs w:val="22"/>
        </w:rPr>
        <w:t>T</w:t>
      </w:r>
      <w:r>
        <w:rPr>
          <w:rFonts w:hint="eastAsia"/>
          <w:szCs w:val="22"/>
        </w:rPr>
        <w:t xml:space="preserve">hese controller gains are determined to be optimal parameters after many trials </w:t>
      </w:r>
      <w:r>
        <w:rPr>
          <w:szCs w:val="22"/>
        </w:rPr>
        <w:t>to</w:t>
      </w:r>
      <w:r>
        <w:rPr>
          <w:rFonts w:hint="eastAsia"/>
          <w:szCs w:val="22"/>
        </w:rPr>
        <w:t xml:space="preserve"> mak</w:t>
      </w:r>
      <w:r>
        <w:rPr>
          <w:szCs w:val="22"/>
        </w:rPr>
        <w:t>e</w:t>
      </w:r>
      <w:r>
        <w:rPr>
          <w:rFonts w:hint="eastAsia"/>
          <w:szCs w:val="22"/>
        </w:rPr>
        <w:t xml:space="preserve"> a tradeoff between the transient performance and the steady-state performance. </w:t>
      </w:r>
      <w:r>
        <w:rPr>
          <w:szCs w:val="22"/>
        </w:rPr>
        <w:t>The symbolic function is replaced by a saturation function to reduce signal buffeting</w:t>
      </w:r>
      <w:r>
        <w:rPr>
          <w:rFonts w:hint="eastAsia"/>
          <w:szCs w:val="22"/>
        </w:rPr>
        <w:t>.</w:t>
      </w:r>
    </w:p>
    <w:p w14:paraId="132153ED" w14:textId="0C4F3C1D" w:rsidR="007C74AA" w:rsidRDefault="00000000">
      <w:pPr>
        <w:spacing w:line="400" w:lineRule="exact"/>
        <w:ind w:firstLine="425"/>
        <w:rPr>
          <w:b/>
          <w:bCs/>
          <w:szCs w:val="22"/>
        </w:rPr>
      </w:pPr>
      <w:r>
        <w:rPr>
          <w:b/>
          <w:bCs/>
          <w:szCs w:val="22"/>
        </w:rPr>
        <w:t xml:space="preserve">SMC: </w:t>
      </w:r>
      <w:r>
        <w:rPr>
          <w:szCs w:val="22"/>
        </w:rPr>
        <w:t xml:space="preserve">The control law is set as </w:t>
      </w:r>
      <w:r>
        <w:rPr>
          <w:position w:val="-12"/>
          <w:szCs w:val="22"/>
        </w:rPr>
        <w:object w:dxaOrig="4334" w:dyaOrig="360" w14:anchorId="7BF483CF">
          <v:shape id="_x0000_i1077" type="#_x0000_t75" style="width:217.05pt;height:17.8pt" o:ole="">
            <v:imagedata r:id="rId114" o:title=""/>
          </v:shape>
          <o:OLEObject Type="Embed" ProgID="Equation.DSMT4" ShapeID="_x0000_i1077" DrawAspect="Content" ObjectID="_1785333463" r:id="rId115"/>
        </w:object>
      </w:r>
      <w:r>
        <w:rPr>
          <w:szCs w:val="22"/>
        </w:rPr>
        <w:t xml:space="preserve">, where </w:t>
      </w:r>
      <m:oMath>
        <m:sSub>
          <m:sSubPr>
            <m:ctrlPr>
              <w:rPr>
                <w:rFonts w:ascii="Cambria Math" w:hAnsi="Cambria Math"/>
                <w:i/>
                <w:szCs w:val="22"/>
                <w:vertAlign w:val="subscript"/>
              </w:rPr>
            </m:ctrlPr>
          </m:sSubPr>
          <m:e>
            <m:r>
              <w:rPr>
                <w:rFonts w:ascii="Cambria Math" w:hAnsi="Cambria Math"/>
                <w:szCs w:val="22"/>
                <w:vertAlign w:val="subscript"/>
              </w:rPr>
              <m:t>k</m:t>
            </m:r>
          </m:e>
          <m:sub>
            <m:r>
              <w:rPr>
                <w:rFonts w:ascii="Cambria Math" w:hAnsi="Cambria Math"/>
                <w:szCs w:val="22"/>
                <w:vertAlign w:val="subscript"/>
              </w:rPr>
              <m:t>1</m:t>
            </m:r>
          </m:sub>
        </m:sSub>
      </m:oMath>
      <w:r>
        <w:rPr>
          <w:szCs w:val="22"/>
        </w:rPr>
        <w:t xml:space="preserve">=3000, </w:t>
      </w:r>
      <m:oMath>
        <m:sSub>
          <m:sSubPr>
            <m:ctrlPr>
              <w:rPr>
                <w:rFonts w:ascii="Cambria Math" w:hAnsi="Cambria Math"/>
                <w:i/>
                <w:szCs w:val="22"/>
                <w:vertAlign w:val="subscript"/>
              </w:rPr>
            </m:ctrlPr>
          </m:sSubPr>
          <m:e>
            <m:r>
              <w:rPr>
                <w:rFonts w:ascii="Cambria Math" w:hAnsi="Cambria Math"/>
                <w:szCs w:val="22"/>
                <w:vertAlign w:val="subscript"/>
              </w:rPr>
              <m:t>k</m:t>
            </m:r>
          </m:e>
          <m:sub>
            <m:r>
              <w:rPr>
                <w:rFonts w:ascii="Cambria Math" w:hAnsi="Cambria Math"/>
                <w:szCs w:val="22"/>
                <w:vertAlign w:val="subscript"/>
              </w:rPr>
              <m:t>2</m:t>
            </m:r>
          </m:sub>
        </m:sSub>
      </m:oMath>
      <w:r>
        <w:rPr>
          <w:szCs w:val="22"/>
        </w:rPr>
        <w:t>=1000, and</w:t>
      </w:r>
      <w:r>
        <w:rPr>
          <w:i/>
          <w:iCs/>
          <w:szCs w:val="22"/>
        </w:rPr>
        <w:t xml:space="preserve"> </w:t>
      </w:r>
      <m:oMath>
        <m:sSub>
          <m:sSubPr>
            <m:ctrlPr>
              <w:rPr>
                <w:rFonts w:ascii="Cambria Math" w:hAnsi="Cambria Math"/>
                <w:i/>
                <w:szCs w:val="22"/>
                <w:vertAlign w:val="subscript"/>
              </w:rPr>
            </m:ctrlPr>
          </m:sSubPr>
          <m:e>
            <m:r>
              <w:rPr>
                <w:rFonts w:ascii="Cambria Math" w:hAnsi="Cambria Math"/>
                <w:szCs w:val="22"/>
                <w:vertAlign w:val="subscript"/>
              </w:rPr>
              <m:t>k</m:t>
            </m:r>
          </m:e>
          <m:sub>
            <m:r>
              <w:rPr>
                <w:rFonts w:ascii="Cambria Math" w:hAnsi="Cambria Math"/>
                <w:szCs w:val="22"/>
                <w:vertAlign w:val="subscript"/>
              </w:rPr>
              <m:t>3</m:t>
            </m:r>
          </m:sub>
        </m:sSub>
      </m:oMath>
      <w:r>
        <w:rPr>
          <w:szCs w:val="22"/>
        </w:rPr>
        <w:t>=160.</w:t>
      </w:r>
    </w:p>
    <w:p w14:paraId="009D6A7E" w14:textId="77777777" w:rsidR="007C74AA" w:rsidRDefault="00000000">
      <w:pPr>
        <w:ind w:firstLine="425"/>
        <w:rPr>
          <w:szCs w:val="22"/>
        </w:rPr>
      </w:pPr>
      <w:r>
        <w:rPr>
          <w:b/>
          <w:bCs/>
          <w:szCs w:val="22"/>
        </w:rPr>
        <w:t>PID</w:t>
      </w:r>
      <w:r>
        <w:rPr>
          <w:rFonts w:hint="eastAsia"/>
          <w:b/>
          <w:bCs/>
          <w:szCs w:val="22"/>
        </w:rPr>
        <w:t xml:space="preserve"> (</w:t>
      </w:r>
      <w:r>
        <w:rPr>
          <w:b/>
          <w:bCs/>
          <w:szCs w:val="22"/>
        </w:rPr>
        <w:t>Proportion Integration Differentiation</w:t>
      </w:r>
      <w:r>
        <w:rPr>
          <w:rFonts w:hint="eastAsia"/>
          <w:b/>
          <w:bCs/>
          <w:szCs w:val="22"/>
        </w:rPr>
        <w:t>)</w:t>
      </w:r>
      <w:r>
        <w:rPr>
          <w:b/>
          <w:bCs/>
          <w:szCs w:val="22"/>
        </w:rPr>
        <w:t xml:space="preserve">: </w:t>
      </w:r>
      <w:r>
        <w:rPr>
          <w:szCs w:val="22"/>
        </w:rPr>
        <w:t xml:space="preserve">The PID parameters are designed as </w:t>
      </w:r>
      <w:proofErr w:type="spellStart"/>
      <w:r>
        <w:rPr>
          <w:i/>
          <w:iCs/>
          <w:szCs w:val="22"/>
        </w:rPr>
        <w:t>K</w:t>
      </w:r>
      <w:r>
        <w:rPr>
          <w:i/>
          <w:iCs/>
          <w:szCs w:val="22"/>
          <w:vertAlign w:val="subscript"/>
        </w:rPr>
        <w:t>p</w:t>
      </w:r>
      <w:proofErr w:type="spellEnd"/>
      <w:r>
        <w:rPr>
          <w:szCs w:val="22"/>
        </w:rPr>
        <w:t xml:space="preserve">=40, </w:t>
      </w:r>
      <w:r>
        <w:rPr>
          <w:i/>
          <w:iCs/>
          <w:szCs w:val="22"/>
        </w:rPr>
        <w:t>K</w:t>
      </w:r>
      <w:r>
        <w:rPr>
          <w:szCs w:val="22"/>
          <w:vertAlign w:val="subscript"/>
        </w:rPr>
        <w:t>i</w:t>
      </w:r>
      <w:r>
        <w:rPr>
          <w:szCs w:val="22"/>
        </w:rPr>
        <w:t xml:space="preserve">=1, and </w:t>
      </w:r>
      <w:proofErr w:type="spellStart"/>
      <w:r>
        <w:rPr>
          <w:i/>
          <w:iCs/>
          <w:szCs w:val="22"/>
        </w:rPr>
        <w:t>K</w:t>
      </w:r>
      <w:r>
        <w:rPr>
          <w:i/>
          <w:iCs/>
          <w:szCs w:val="22"/>
          <w:vertAlign w:val="subscript"/>
        </w:rPr>
        <w:t>d</w:t>
      </w:r>
      <w:proofErr w:type="spellEnd"/>
      <w:r>
        <w:rPr>
          <w:szCs w:val="22"/>
        </w:rPr>
        <w:t>=0.2 using an intelligent optimization algorithm. The above design parameters have considered the system's steady-state and transient performance.</w:t>
      </w:r>
    </w:p>
    <w:p w14:paraId="320B0A83" w14:textId="77777777" w:rsidR="007C74AA" w:rsidRDefault="00000000">
      <w:pPr>
        <w:ind w:leftChars="50" w:left="110"/>
        <w:jc w:val="center"/>
        <w:rPr>
          <w:szCs w:val="22"/>
        </w:rPr>
      </w:pPr>
      <w:r>
        <w:rPr>
          <w:noProof/>
        </w:rPr>
        <w:lastRenderedPageBreak/>
        <w:drawing>
          <wp:inline distT="0" distB="0" distL="0" distR="0" wp14:anchorId="6E719774" wp14:editId="16CC35B4">
            <wp:extent cx="5486400" cy="3036570"/>
            <wp:effectExtent l="0" t="0" r="0" b="0"/>
            <wp:docPr id="18977835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83556" name="图片 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5486400" cy="3036570"/>
                    </a:xfrm>
                    <a:prstGeom prst="rect">
                      <a:avLst/>
                    </a:prstGeom>
                    <a:noFill/>
                    <a:ln>
                      <a:noFill/>
                    </a:ln>
                  </pic:spPr>
                </pic:pic>
              </a:graphicData>
            </a:graphic>
          </wp:inline>
        </w:drawing>
      </w:r>
    </w:p>
    <w:p w14:paraId="6C9F19E8" w14:textId="77777777" w:rsidR="007C74AA" w:rsidRDefault="00000000">
      <w:pPr>
        <w:jc w:val="center"/>
        <w:rPr>
          <w:szCs w:val="22"/>
        </w:rPr>
      </w:pPr>
      <w:r>
        <w:rPr>
          <w:b/>
          <w:bCs/>
          <w:color w:val="000000" w:themeColor="text1"/>
          <w:szCs w:val="22"/>
        </w:rPr>
        <w:t>Figure 3:</w:t>
      </w:r>
      <w:r>
        <w:rPr>
          <w:szCs w:val="22"/>
        </w:rPr>
        <w:t xml:space="preserve"> </w:t>
      </w:r>
      <w:bookmarkStart w:id="51" w:name="_Hlk161240904"/>
      <w:r>
        <w:rPr>
          <w:szCs w:val="22"/>
        </w:rPr>
        <w:t>Experimental platform of</w:t>
      </w:r>
      <w:bookmarkEnd w:id="51"/>
      <w:r>
        <w:rPr>
          <w:szCs w:val="22"/>
        </w:rPr>
        <w:t xml:space="preserve"> hydraulic actuator system</w:t>
      </w:r>
    </w:p>
    <w:p w14:paraId="2EB1C837" w14:textId="77777777" w:rsidR="007C74AA" w:rsidRDefault="007C74AA">
      <w:pPr>
        <w:jc w:val="center"/>
        <w:rPr>
          <w:b/>
          <w:bCs/>
          <w:szCs w:val="22"/>
        </w:rPr>
      </w:pPr>
    </w:p>
    <w:p w14:paraId="755AA9A3" w14:textId="77777777" w:rsidR="007C74AA" w:rsidRDefault="00000000">
      <w:pPr>
        <w:ind w:leftChars="50" w:left="110"/>
        <w:jc w:val="center"/>
        <w:rPr>
          <w:szCs w:val="22"/>
        </w:rPr>
      </w:pPr>
      <w:r>
        <w:rPr>
          <w:b/>
          <w:bCs/>
          <w:szCs w:val="22"/>
        </w:rPr>
        <w:t>Table 1:</w:t>
      </w:r>
      <w:r>
        <w:rPr>
          <w:szCs w:val="22"/>
        </w:rPr>
        <w:t xml:space="preserve"> The parameters of experimental system</w:t>
      </w:r>
    </w:p>
    <w:tbl>
      <w:tblPr>
        <w:tblStyle w:val="af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2"/>
        <w:gridCol w:w="1328"/>
        <w:gridCol w:w="1477"/>
        <w:gridCol w:w="1621"/>
        <w:gridCol w:w="1329"/>
        <w:gridCol w:w="1263"/>
      </w:tblGrid>
      <w:tr w:rsidR="007C74AA" w14:paraId="4D404C35" w14:textId="77777777">
        <w:tc>
          <w:tcPr>
            <w:tcW w:w="938" w:type="pct"/>
            <w:tcBorders>
              <w:top w:val="single" w:sz="4" w:space="0" w:color="000000" w:themeColor="text1"/>
              <w:bottom w:val="single" w:sz="4" w:space="0" w:color="000000" w:themeColor="text1"/>
            </w:tcBorders>
          </w:tcPr>
          <w:p w14:paraId="322AD33E" w14:textId="77777777" w:rsidR="007C74AA" w:rsidRDefault="00000000">
            <w:pPr>
              <w:jc w:val="left"/>
              <w:rPr>
                <w:szCs w:val="22"/>
              </w:rPr>
            </w:pPr>
            <w:r>
              <w:rPr>
                <w:szCs w:val="22"/>
              </w:rPr>
              <w:t>Parameters</w:t>
            </w:r>
          </w:p>
        </w:tc>
        <w:tc>
          <w:tcPr>
            <w:tcW w:w="768" w:type="pct"/>
            <w:tcBorders>
              <w:top w:val="single" w:sz="4" w:space="0" w:color="000000" w:themeColor="text1"/>
              <w:bottom w:val="single" w:sz="4" w:space="0" w:color="000000" w:themeColor="text1"/>
            </w:tcBorders>
          </w:tcPr>
          <w:p w14:paraId="2FF6C346" w14:textId="77777777" w:rsidR="007C74AA" w:rsidRDefault="00000000">
            <w:pPr>
              <w:jc w:val="left"/>
              <w:rPr>
                <w:szCs w:val="22"/>
              </w:rPr>
            </w:pPr>
            <w:r>
              <w:rPr>
                <w:szCs w:val="22"/>
              </w:rPr>
              <w:t>Unit</w:t>
            </w:r>
          </w:p>
        </w:tc>
        <w:tc>
          <w:tcPr>
            <w:tcW w:w="855" w:type="pct"/>
            <w:tcBorders>
              <w:top w:val="single" w:sz="4" w:space="0" w:color="000000" w:themeColor="text1"/>
              <w:bottom w:val="single" w:sz="4" w:space="0" w:color="000000" w:themeColor="text1"/>
            </w:tcBorders>
          </w:tcPr>
          <w:p w14:paraId="28AE0E6D" w14:textId="77777777" w:rsidR="007C74AA" w:rsidRDefault="00000000">
            <w:pPr>
              <w:jc w:val="left"/>
              <w:rPr>
                <w:szCs w:val="22"/>
              </w:rPr>
            </w:pPr>
            <w:r>
              <w:rPr>
                <w:szCs w:val="22"/>
              </w:rPr>
              <w:t>Value</w:t>
            </w:r>
          </w:p>
        </w:tc>
        <w:tc>
          <w:tcPr>
            <w:tcW w:w="938" w:type="pct"/>
            <w:tcBorders>
              <w:top w:val="single" w:sz="4" w:space="0" w:color="000000" w:themeColor="text1"/>
              <w:bottom w:val="single" w:sz="4" w:space="0" w:color="000000" w:themeColor="text1"/>
            </w:tcBorders>
          </w:tcPr>
          <w:p w14:paraId="386C35B4" w14:textId="77777777" w:rsidR="007C74AA" w:rsidRDefault="00000000">
            <w:pPr>
              <w:jc w:val="left"/>
              <w:rPr>
                <w:szCs w:val="22"/>
              </w:rPr>
            </w:pPr>
            <w:r>
              <w:rPr>
                <w:szCs w:val="22"/>
              </w:rPr>
              <w:t>Parameters</w:t>
            </w:r>
          </w:p>
        </w:tc>
        <w:tc>
          <w:tcPr>
            <w:tcW w:w="769" w:type="pct"/>
            <w:tcBorders>
              <w:top w:val="single" w:sz="4" w:space="0" w:color="000000" w:themeColor="text1"/>
              <w:bottom w:val="single" w:sz="4" w:space="0" w:color="000000" w:themeColor="text1"/>
            </w:tcBorders>
          </w:tcPr>
          <w:p w14:paraId="2A550685" w14:textId="77777777" w:rsidR="007C74AA" w:rsidRDefault="00000000">
            <w:pPr>
              <w:jc w:val="left"/>
              <w:rPr>
                <w:szCs w:val="22"/>
              </w:rPr>
            </w:pPr>
            <w:r>
              <w:rPr>
                <w:szCs w:val="22"/>
              </w:rPr>
              <w:t>Unit</w:t>
            </w:r>
          </w:p>
        </w:tc>
        <w:tc>
          <w:tcPr>
            <w:tcW w:w="731" w:type="pct"/>
            <w:tcBorders>
              <w:top w:val="single" w:sz="4" w:space="0" w:color="000000" w:themeColor="text1"/>
              <w:bottom w:val="single" w:sz="4" w:space="0" w:color="000000" w:themeColor="text1"/>
            </w:tcBorders>
          </w:tcPr>
          <w:p w14:paraId="1AE7E4C6" w14:textId="77777777" w:rsidR="007C74AA" w:rsidRDefault="00000000">
            <w:pPr>
              <w:jc w:val="left"/>
              <w:rPr>
                <w:szCs w:val="22"/>
              </w:rPr>
            </w:pPr>
            <w:r>
              <w:rPr>
                <w:szCs w:val="22"/>
              </w:rPr>
              <w:t>Value</w:t>
            </w:r>
          </w:p>
        </w:tc>
      </w:tr>
      <w:tr w:rsidR="007C74AA" w14:paraId="6CC88ADB" w14:textId="77777777">
        <w:tc>
          <w:tcPr>
            <w:tcW w:w="938" w:type="pct"/>
            <w:tcBorders>
              <w:top w:val="single" w:sz="4" w:space="0" w:color="000000" w:themeColor="text1"/>
            </w:tcBorders>
          </w:tcPr>
          <w:p w14:paraId="36B863A6" w14:textId="77777777" w:rsidR="007C74AA" w:rsidRDefault="00000000">
            <w:pPr>
              <w:jc w:val="left"/>
              <w:rPr>
                <w:szCs w:val="22"/>
              </w:rPr>
            </w:pPr>
            <w:r>
              <w:rPr>
                <w:i/>
                <w:iCs/>
                <w:szCs w:val="22"/>
              </w:rPr>
              <w:t>P</w:t>
            </w:r>
            <w:r>
              <w:rPr>
                <w:i/>
                <w:iCs/>
                <w:szCs w:val="22"/>
                <w:vertAlign w:val="subscript"/>
              </w:rPr>
              <w:t>s</w:t>
            </w:r>
          </w:p>
        </w:tc>
        <w:tc>
          <w:tcPr>
            <w:tcW w:w="768" w:type="pct"/>
            <w:tcBorders>
              <w:top w:val="single" w:sz="4" w:space="0" w:color="000000" w:themeColor="text1"/>
            </w:tcBorders>
          </w:tcPr>
          <w:p w14:paraId="5AD39B57" w14:textId="77777777" w:rsidR="007C74AA" w:rsidRDefault="00000000">
            <w:pPr>
              <w:jc w:val="left"/>
              <w:rPr>
                <w:szCs w:val="22"/>
              </w:rPr>
            </w:pPr>
            <w:r>
              <w:rPr>
                <w:szCs w:val="22"/>
              </w:rPr>
              <w:t>Pa</w:t>
            </w:r>
          </w:p>
        </w:tc>
        <w:tc>
          <w:tcPr>
            <w:tcW w:w="855" w:type="pct"/>
            <w:tcBorders>
              <w:top w:val="single" w:sz="4" w:space="0" w:color="000000" w:themeColor="text1"/>
            </w:tcBorders>
          </w:tcPr>
          <w:p w14:paraId="02FB2FC0" w14:textId="77777777" w:rsidR="007C74AA" w:rsidRDefault="00000000">
            <w:pPr>
              <w:jc w:val="left"/>
              <w:rPr>
                <w:szCs w:val="22"/>
              </w:rPr>
            </w:pPr>
            <w:r>
              <w:rPr>
                <w:szCs w:val="22"/>
              </w:rPr>
              <w:t>1.3×10</w:t>
            </w:r>
            <w:r>
              <w:rPr>
                <w:szCs w:val="22"/>
                <w:vertAlign w:val="superscript"/>
              </w:rPr>
              <w:t>8</w:t>
            </w:r>
          </w:p>
        </w:tc>
        <w:tc>
          <w:tcPr>
            <w:tcW w:w="938" w:type="pct"/>
            <w:tcBorders>
              <w:top w:val="single" w:sz="4" w:space="0" w:color="000000" w:themeColor="text1"/>
            </w:tcBorders>
          </w:tcPr>
          <w:p w14:paraId="796395BD" w14:textId="77777777" w:rsidR="007C74AA" w:rsidRDefault="00000000">
            <w:pPr>
              <w:jc w:val="left"/>
              <w:rPr>
                <w:i/>
                <w:iCs/>
                <w:szCs w:val="22"/>
              </w:rPr>
            </w:pPr>
            <w:r>
              <w:rPr>
                <w:i/>
                <w:iCs/>
                <w:szCs w:val="22"/>
              </w:rPr>
              <w:t>K</w:t>
            </w:r>
          </w:p>
        </w:tc>
        <w:tc>
          <w:tcPr>
            <w:tcW w:w="769" w:type="pct"/>
            <w:tcBorders>
              <w:top w:val="single" w:sz="4" w:space="0" w:color="000000" w:themeColor="text1"/>
            </w:tcBorders>
          </w:tcPr>
          <w:p w14:paraId="7C746E51" w14:textId="77777777" w:rsidR="007C74AA" w:rsidRDefault="00000000">
            <w:pPr>
              <w:jc w:val="left"/>
              <w:rPr>
                <w:szCs w:val="22"/>
              </w:rPr>
            </w:pPr>
            <w:r>
              <w:rPr>
                <w:szCs w:val="22"/>
              </w:rPr>
              <w:t>N/m</w:t>
            </w:r>
          </w:p>
        </w:tc>
        <w:tc>
          <w:tcPr>
            <w:tcW w:w="731" w:type="pct"/>
            <w:tcBorders>
              <w:top w:val="single" w:sz="4" w:space="0" w:color="000000" w:themeColor="text1"/>
            </w:tcBorders>
          </w:tcPr>
          <w:p w14:paraId="19B91788" w14:textId="77777777" w:rsidR="007C74AA" w:rsidRDefault="00000000">
            <w:pPr>
              <w:jc w:val="left"/>
              <w:rPr>
                <w:szCs w:val="22"/>
              </w:rPr>
            </w:pPr>
            <w:r>
              <w:rPr>
                <w:szCs w:val="22"/>
              </w:rPr>
              <w:t>6×10</w:t>
            </w:r>
            <w:r>
              <w:rPr>
                <w:szCs w:val="22"/>
                <w:vertAlign w:val="superscript"/>
              </w:rPr>
              <w:t>3</w:t>
            </w:r>
          </w:p>
        </w:tc>
      </w:tr>
      <w:tr w:rsidR="007C74AA" w14:paraId="64E7B23E" w14:textId="77777777">
        <w:tc>
          <w:tcPr>
            <w:tcW w:w="938" w:type="pct"/>
          </w:tcPr>
          <w:p w14:paraId="6483D437" w14:textId="77777777" w:rsidR="007C74AA" w:rsidRDefault="00000000">
            <w:pPr>
              <w:jc w:val="left"/>
              <w:rPr>
                <w:i/>
                <w:iCs/>
                <w:szCs w:val="22"/>
              </w:rPr>
            </w:pPr>
            <w:r>
              <w:rPr>
                <w:i/>
                <w:iCs/>
                <w:szCs w:val="22"/>
              </w:rPr>
              <w:t>m</w:t>
            </w:r>
          </w:p>
        </w:tc>
        <w:tc>
          <w:tcPr>
            <w:tcW w:w="768" w:type="pct"/>
          </w:tcPr>
          <w:p w14:paraId="3071281C" w14:textId="77777777" w:rsidR="007C74AA" w:rsidRDefault="00000000">
            <w:pPr>
              <w:jc w:val="left"/>
              <w:rPr>
                <w:szCs w:val="22"/>
              </w:rPr>
            </w:pPr>
            <w:r>
              <w:rPr>
                <w:szCs w:val="22"/>
              </w:rPr>
              <w:t>kg</w:t>
            </w:r>
          </w:p>
        </w:tc>
        <w:tc>
          <w:tcPr>
            <w:tcW w:w="855" w:type="pct"/>
          </w:tcPr>
          <w:p w14:paraId="001C83C1" w14:textId="77777777" w:rsidR="007C74AA" w:rsidRDefault="00000000">
            <w:pPr>
              <w:jc w:val="left"/>
              <w:rPr>
                <w:szCs w:val="22"/>
              </w:rPr>
            </w:pPr>
            <w:r>
              <w:rPr>
                <w:szCs w:val="22"/>
              </w:rPr>
              <w:t>200</w:t>
            </w:r>
          </w:p>
        </w:tc>
        <w:tc>
          <w:tcPr>
            <w:tcW w:w="938" w:type="pct"/>
          </w:tcPr>
          <w:p w14:paraId="60F744D3" w14:textId="77777777" w:rsidR="007C74AA" w:rsidRDefault="00000000">
            <w:pPr>
              <w:jc w:val="left"/>
              <w:rPr>
                <w:i/>
                <w:iCs/>
                <w:szCs w:val="22"/>
              </w:rPr>
            </w:pPr>
            <w:r>
              <w:rPr>
                <w:i/>
                <w:iCs/>
                <w:szCs w:val="22"/>
              </w:rPr>
              <w:t>β</w:t>
            </w:r>
            <w:r>
              <w:rPr>
                <w:i/>
                <w:iCs/>
                <w:szCs w:val="22"/>
                <w:vertAlign w:val="subscript"/>
              </w:rPr>
              <w:t>e</w:t>
            </w:r>
          </w:p>
        </w:tc>
        <w:tc>
          <w:tcPr>
            <w:tcW w:w="769" w:type="pct"/>
          </w:tcPr>
          <w:p w14:paraId="091837F6" w14:textId="77777777" w:rsidR="007C74AA" w:rsidRDefault="00000000">
            <w:pPr>
              <w:jc w:val="left"/>
              <w:rPr>
                <w:szCs w:val="22"/>
              </w:rPr>
            </w:pPr>
            <w:r>
              <w:rPr>
                <w:szCs w:val="22"/>
              </w:rPr>
              <w:t>N/m</w:t>
            </w:r>
            <w:r>
              <w:rPr>
                <w:szCs w:val="22"/>
                <w:vertAlign w:val="superscript"/>
              </w:rPr>
              <w:t>2</w:t>
            </w:r>
          </w:p>
        </w:tc>
        <w:tc>
          <w:tcPr>
            <w:tcW w:w="731" w:type="pct"/>
          </w:tcPr>
          <w:p w14:paraId="01278A0C" w14:textId="77777777" w:rsidR="007C74AA" w:rsidRDefault="00000000">
            <w:pPr>
              <w:jc w:val="left"/>
              <w:rPr>
                <w:szCs w:val="22"/>
              </w:rPr>
            </w:pPr>
            <w:r>
              <w:rPr>
                <w:szCs w:val="22"/>
              </w:rPr>
              <w:t>5×10</w:t>
            </w:r>
            <w:r>
              <w:rPr>
                <w:szCs w:val="22"/>
                <w:vertAlign w:val="superscript"/>
              </w:rPr>
              <w:t>8</w:t>
            </w:r>
          </w:p>
        </w:tc>
      </w:tr>
      <w:tr w:rsidR="007C74AA" w14:paraId="486E288C" w14:textId="77777777">
        <w:tc>
          <w:tcPr>
            <w:tcW w:w="938" w:type="pct"/>
          </w:tcPr>
          <w:p w14:paraId="27ADE418" w14:textId="77777777" w:rsidR="007C74AA" w:rsidRDefault="00000000">
            <w:pPr>
              <w:jc w:val="left"/>
              <w:rPr>
                <w:i/>
                <w:iCs/>
                <w:szCs w:val="22"/>
              </w:rPr>
            </w:pPr>
            <w:r>
              <w:rPr>
                <w:i/>
                <w:iCs/>
                <w:szCs w:val="22"/>
              </w:rPr>
              <w:t>A</w:t>
            </w:r>
          </w:p>
        </w:tc>
        <w:tc>
          <w:tcPr>
            <w:tcW w:w="768" w:type="pct"/>
          </w:tcPr>
          <w:p w14:paraId="55143D6A" w14:textId="77777777" w:rsidR="007C74AA" w:rsidRDefault="00000000">
            <w:pPr>
              <w:jc w:val="left"/>
              <w:rPr>
                <w:szCs w:val="22"/>
              </w:rPr>
            </w:pPr>
            <w:r>
              <w:rPr>
                <w:szCs w:val="22"/>
              </w:rPr>
              <w:t>m</w:t>
            </w:r>
            <w:r>
              <w:rPr>
                <w:szCs w:val="22"/>
                <w:vertAlign w:val="superscript"/>
              </w:rPr>
              <w:t>2</w:t>
            </w:r>
          </w:p>
        </w:tc>
        <w:tc>
          <w:tcPr>
            <w:tcW w:w="855" w:type="pct"/>
          </w:tcPr>
          <w:p w14:paraId="0484FD67" w14:textId="77777777" w:rsidR="007C74AA" w:rsidRDefault="00000000">
            <w:pPr>
              <w:jc w:val="left"/>
              <w:rPr>
                <w:szCs w:val="22"/>
              </w:rPr>
            </w:pPr>
            <w:r>
              <w:rPr>
                <w:szCs w:val="22"/>
              </w:rPr>
              <w:t>3.14×10</w:t>
            </w:r>
            <w:r>
              <w:rPr>
                <w:szCs w:val="22"/>
                <w:vertAlign w:val="superscript"/>
              </w:rPr>
              <w:t>-4</w:t>
            </w:r>
          </w:p>
        </w:tc>
        <w:tc>
          <w:tcPr>
            <w:tcW w:w="938" w:type="pct"/>
          </w:tcPr>
          <w:p w14:paraId="7CFA0F7D" w14:textId="77777777" w:rsidR="007C74AA" w:rsidRDefault="00000000">
            <w:pPr>
              <w:jc w:val="left"/>
              <w:rPr>
                <w:szCs w:val="22"/>
              </w:rPr>
            </w:pPr>
            <w:r>
              <w:rPr>
                <w:i/>
                <w:iCs/>
                <w:szCs w:val="22"/>
              </w:rPr>
              <w:t>C</w:t>
            </w:r>
            <w:r>
              <w:rPr>
                <w:i/>
                <w:iCs/>
                <w:szCs w:val="22"/>
                <w:vertAlign w:val="subscript"/>
              </w:rPr>
              <w:t>t</w:t>
            </w:r>
          </w:p>
        </w:tc>
        <w:tc>
          <w:tcPr>
            <w:tcW w:w="769" w:type="pct"/>
          </w:tcPr>
          <w:p w14:paraId="20311BA8" w14:textId="77777777" w:rsidR="007C74AA" w:rsidRDefault="00000000">
            <w:pPr>
              <w:jc w:val="left"/>
              <w:rPr>
                <w:szCs w:val="22"/>
              </w:rPr>
            </w:pPr>
            <w:r>
              <w:rPr>
                <w:szCs w:val="22"/>
              </w:rPr>
              <w:t>m</w:t>
            </w:r>
            <w:r>
              <w:rPr>
                <w:szCs w:val="22"/>
                <w:vertAlign w:val="superscript"/>
              </w:rPr>
              <w:t>4</w:t>
            </w:r>
            <w:r>
              <w:rPr>
                <w:szCs w:val="22"/>
              </w:rPr>
              <w:t>·s/kg</w:t>
            </w:r>
          </w:p>
        </w:tc>
        <w:tc>
          <w:tcPr>
            <w:tcW w:w="731" w:type="pct"/>
          </w:tcPr>
          <w:p w14:paraId="16FECF94" w14:textId="77777777" w:rsidR="007C74AA" w:rsidRDefault="00000000">
            <w:pPr>
              <w:jc w:val="left"/>
              <w:rPr>
                <w:szCs w:val="22"/>
              </w:rPr>
            </w:pPr>
            <w:r>
              <w:rPr>
                <w:szCs w:val="22"/>
              </w:rPr>
              <w:t>4×10</w:t>
            </w:r>
            <w:r>
              <w:rPr>
                <w:szCs w:val="22"/>
                <w:vertAlign w:val="superscript"/>
              </w:rPr>
              <w:t>-3</w:t>
            </w:r>
          </w:p>
        </w:tc>
      </w:tr>
      <w:tr w:rsidR="007C74AA" w14:paraId="45CF06A7" w14:textId="77777777">
        <w:tc>
          <w:tcPr>
            <w:tcW w:w="938" w:type="pct"/>
          </w:tcPr>
          <w:p w14:paraId="45165D26" w14:textId="77777777" w:rsidR="007C74AA" w:rsidRDefault="00000000">
            <w:pPr>
              <w:jc w:val="left"/>
              <w:rPr>
                <w:szCs w:val="22"/>
              </w:rPr>
            </w:pPr>
            <w:r>
              <w:rPr>
                <w:i/>
                <w:iCs/>
                <w:szCs w:val="22"/>
              </w:rPr>
              <w:t>B</w:t>
            </w:r>
          </w:p>
        </w:tc>
        <w:tc>
          <w:tcPr>
            <w:tcW w:w="768" w:type="pct"/>
          </w:tcPr>
          <w:p w14:paraId="06004FED" w14:textId="77777777" w:rsidR="007C74AA" w:rsidRDefault="00000000">
            <w:pPr>
              <w:jc w:val="left"/>
              <w:rPr>
                <w:szCs w:val="22"/>
              </w:rPr>
            </w:pPr>
            <w:r>
              <w:rPr>
                <w:szCs w:val="22"/>
              </w:rPr>
              <w:t>N·s/m</w:t>
            </w:r>
          </w:p>
        </w:tc>
        <w:tc>
          <w:tcPr>
            <w:tcW w:w="855" w:type="pct"/>
          </w:tcPr>
          <w:p w14:paraId="5506F7C3" w14:textId="77777777" w:rsidR="007C74AA" w:rsidRDefault="00000000">
            <w:pPr>
              <w:jc w:val="left"/>
              <w:rPr>
                <w:szCs w:val="22"/>
              </w:rPr>
            </w:pPr>
            <w:r>
              <w:rPr>
                <w:szCs w:val="22"/>
              </w:rPr>
              <w:t>1.2×10</w:t>
            </w:r>
            <w:r>
              <w:rPr>
                <w:szCs w:val="22"/>
                <w:vertAlign w:val="superscript"/>
              </w:rPr>
              <w:t>3</w:t>
            </w:r>
          </w:p>
        </w:tc>
        <w:tc>
          <w:tcPr>
            <w:tcW w:w="938" w:type="pct"/>
          </w:tcPr>
          <w:p w14:paraId="075BC451" w14:textId="77777777" w:rsidR="007C74AA" w:rsidRDefault="00000000">
            <w:pPr>
              <w:jc w:val="left"/>
              <w:rPr>
                <w:i/>
                <w:iCs/>
                <w:szCs w:val="22"/>
              </w:rPr>
            </w:pPr>
            <w:r>
              <w:rPr>
                <w:i/>
                <w:iCs/>
                <w:szCs w:val="22"/>
              </w:rPr>
              <w:t>ρ</w:t>
            </w:r>
          </w:p>
        </w:tc>
        <w:tc>
          <w:tcPr>
            <w:tcW w:w="769" w:type="pct"/>
          </w:tcPr>
          <w:p w14:paraId="66870E0C" w14:textId="77777777" w:rsidR="007C74AA" w:rsidRDefault="00000000">
            <w:pPr>
              <w:jc w:val="left"/>
              <w:rPr>
                <w:szCs w:val="22"/>
              </w:rPr>
            </w:pPr>
            <w:r>
              <w:rPr>
                <w:szCs w:val="22"/>
              </w:rPr>
              <w:t>Kg/m</w:t>
            </w:r>
            <w:r>
              <w:rPr>
                <w:szCs w:val="22"/>
                <w:vertAlign w:val="superscript"/>
              </w:rPr>
              <w:t>3</w:t>
            </w:r>
          </w:p>
        </w:tc>
        <w:tc>
          <w:tcPr>
            <w:tcW w:w="731" w:type="pct"/>
          </w:tcPr>
          <w:p w14:paraId="6632CC28" w14:textId="77777777" w:rsidR="007C74AA" w:rsidRDefault="00000000">
            <w:pPr>
              <w:jc w:val="left"/>
              <w:rPr>
                <w:szCs w:val="22"/>
              </w:rPr>
            </w:pPr>
            <w:r>
              <w:rPr>
                <w:szCs w:val="22"/>
              </w:rPr>
              <w:t>900</w:t>
            </w:r>
          </w:p>
        </w:tc>
      </w:tr>
      <w:tr w:rsidR="007C74AA" w14:paraId="62C45B6F" w14:textId="77777777">
        <w:tc>
          <w:tcPr>
            <w:tcW w:w="938" w:type="pct"/>
          </w:tcPr>
          <w:p w14:paraId="323F12A1" w14:textId="77777777" w:rsidR="007C74AA" w:rsidRDefault="00000000">
            <w:pPr>
              <w:jc w:val="left"/>
              <w:rPr>
                <w:i/>
                <w:iCs/>
                <w:szCs w:val="22"/>
              </w:rPr>
            </w:pPr>
            <w:proofErr w:type="spellStart"/>
            <w:r>
              <w:rPr>
                <w:i/>
                <w:iCs/>
                <w:szCs w:val="22"/>
              </w:rPr>
              <w:t>k</w:t>
            </w:r>
            <w:r>
              <w:rPr>
                <w:i/>
                <w:iCs/>
                <w:szCs w:val="22"/>
                <w:vertAlign w:val="subscript"/>
              </w:rPr>
              <w:t>sv</w:t>
            </w:r>
            <w:proofErr w:type="spellEnd"/>
          </w:p>
        </w:tc>
        <w:tc>
          <w:tcPr>
            <w:tcW w:w="768" w:type="pct"/>
          </w:tcPr>
          <w:p w14:paraId="38BA7BC9" w14:textId="77777777" w:rsidR="007C74AA" w:rsidRDefault="00000000">
            <w:pPr>
              <w:jc w:val="left"/>
              <w:rPr>
                <w:szCs w:val="22"/>
              </w:rPr>
            </w:pPr>
            <w:r>
              <w:rPr>
                <w:szCs w:val="22"/>
              </w:rPr>
              <w:t>m/V</w:t>
            </w:r>
          </w:p>
        </w:tc>
        <w:tc>
          <w:tcPr>
            <w:tcW w:w="855" w:type="pct"/>
          </w:tcPr>
          <w:p w14:paraId="652BAAEE" w14:textId="77777777" w:rsidR="007C74AA" w:rsidRDefault="00000000">
            <w:pPr>
              <w:jc w:val="left"/>
              <w:rPr>
                <w:szCs w:val="22"/>
              </w:rPr>
            </w:pPr>
            <w:r>
              <w:rPr>
                <w:szCs w:val="22"/>
              </w:rPr>
              <w:t>1.2×10</w:t>
            </w:r>
            <w:r>
              <w:rPr>
                <w:szCs w:val="22"/>
                <w:vertAlign w:val="superscript"/>
              </w:rPr>
              <w:t>-5</w:t>
            </w:r>
          </w:p>
        </w:tc>
        <w:tc>
          <w:tcPr>
            <w:tcW w:w="938" w:type="pct"/>
          </w:tcPr>
          <w:p w14:paraId="57494F4A" w14:textId="77777777" w:rsidR="007C74AA" w:rsidRDefault="00000000">
            <w:pPr>
              <w:jc w:val="left"/>
              <w:rPr>
                <w:i/>
                <w:iCs/>
                <w:szCs w:val="22"/>
              </w:rPr>
            </w:pPr>
            <w:r>
              <w:rPr>
                <w:i/>
                <w:iCs/>
                <w:szCs w:val="22"/>
              </w:rPr>
              <w:t>u</w:t>
            </w:r>
          </w:p>
        </w:tc>
        <w:tc>
          <w:tcPr>
            <w:tcW w:w="769" w:type="pct"/>
          </w:tcPr>
          <w:p w14:paraId="3273BA20" w14:textId="77777777" w:rsidR="007C74AA" w:rsidRDefault="00000000">
            <w:pPr>
              <w:jc w:val="left"/>
              <w:rPr>
                <w:szCs w:val="22"/>
              </w:rPr>
            </w:pPr>
            <w:r>
              <w:rPr>
                <w:szCs w:val="22"/>
              </w:rPr>
              <w:t>V</w:t>
            </w:r>
          </w:p>
        </w:tc>
        <w:tc>
          <w:tcPr>
            <w:tcW w:w="731" w:type="pct"/>
          </w:tcPr>
          <w:p w14:paraId="1CB83B37" w14:textId="77777777" w:rsidR="007C74AA" w:rsidRDefault="00000000">
            <w:pPr>
              <w:jc w:val="left"/>
              <w:rPr>
                <w:szCs w:val="22"/>
              </w:rPr>
            </w:pPr>
            <w:r>
              <w:rPr>
                <w:szCs w:val="22"/>
              </w:rPr>
              <w:t>24</w:t>
            </w:r>
          </w:p>
        </w:tc>
      </w:tr>
      <w:tr w:rsidR="007C74AA" w14:paraId="6035F027" w14:textId="77777777">
        <w:tc>
          <w:tcPr>
            <w:tcW w:w="938" w:type="pct"/>
            <w:tcBorders>
              <w:bottom w:val="single" w:sz="4" w:space="0" w:color="000000" w:themeColor="text1"/>
            </w:tcBorders>
          </w:tcPr>
          <w:p w14:paraId="21F4A2D8" w14:textId="77777777" w:rsidR="007C74AA" w:rsidRDefault="00000000">
            <w:pPr>
              <w:jc w:val="left"/>
              <w:rPr>
                <w:i/>
                <w:iCs/>
                <w:szCs w:val="22"/>
              </w:rPr>
            </w:pPr>
            <w:r>
              <w:rPr>
                <w:i/>
                <w:iCs/>
                <w:szCs w:val="22"/>
              </w:rPr>
              <w:t>w</w:t>
            </w:r>
          </w:p>
        </w:tc>
        <w:tc>
          <w:tcPr>
            <w:tcW w:w="768" w:type="pct"/>
            <w:tcBorders>
              <w:bottom w:val="single" w:sz="4" w:space="0" w:color="000000" w:themeColor="text1"/>
            </w:tcBorders>
          </w:tcPr>
          <w:p w14:paraId="4117F310" w14:textId="77777777" w:rsidR="007C74AA" w:rsidRDefault="00000000">
            <w:pPr>
              <w:jc w:val="left"/>
              <w:rPr>
                <w:szCs w:val="22"/>
              </w:rPr>
            </w:pPr>
            <w:r>
              <w:rPr>
                <w:szCs w:val="22"/>
              </w:rPr>
              <w:t>-</w:t>
            </w:r>
          </w:p>
        </w:tc>
        <w:tc>
          <w:tcPr>
            <w:tcW w:w="855" w:type="pct"/>
            <w:tcBorders>
              <w:bottom w:val="single" w:sz="4" w:space="0" w:color="000000" w:themeColor="text1"/>
            </w:tcBorders>
          </w:tcPr>
          <w:p w14:paraId="4ED4884D" w14:textId="77777777" w:rsidR="007C74AA" w:rsidRDefault="00000000">
            <w:pPr>
              <w:jc w:val="left"/>
              <w:rPr>
                <w:szCs w:val="22"/>
              </w:rPr>
            </w:pPr>
            <w:r>
              <w:rPr>
                <w:szCs w:val="22"/>
              </w:rPr>
              <w:t>5×10</w:t>
            </w:r>
            <w:r>
              <w:rPr>
                <w:szCs w:val="22"/>
                <w:vertAlign w:val="superscript"/>
              </w:rPr>
              <w:t>-3</w:t>
            </w:r>
          </w:p>
        </w:tc>
        <w:tc>
          <w:tcPr>
            <w:tcW w:w="938" w:type="pct"/>
            <w:tcBorders>
              <w:bottom w:val="single" w:sz="4" w:space="0" w:color="000000" w:themeColor="text1"/>
            </w:tcBorders>
          </w:tcPr>
          <w:p w14:paraId="4A7DC37F" w14:textId="77777777" w:rsidR="007C74AA" w:rsidRDefault="00000000">
            <w:pPr>
              <w:jc w:val="left"/>
              <w:rPr>
                <w:szCs w:val="22"/>
              </w:rPr>
            </w:pPr>
            <w:r>
              <w:rPr>
                <w:i/>
                <w:iCs/>
                <w:szCs w:val="22"/>
              </w:rPr>
              <w:t>C</w:t>
            </w:r>
            <w:r>
              <w:rPr>
                <w:i/>
                <w:iCs/>
                <w:szCs w:val="22"/>
                <w:vertAlign w:val="subscript"/>
              </w:rPr>
              <w:t>d</w:t>
            </w:r>
          </w:p>
        </w:tc>
        <w:tc>
          <w:tcPr>
            <w:tcW w:w="769" w:type="pct"/>
            <w:tcBorders>
              <w:bottom w:val="single" w:sz="4" w:space="0" w:color="000000" w:themeColor="text1"/>
            </w:tcBorders>
          </w:tcPr>
          <w:p w14:paraId="55C1AA97" w14:textId="77777777" w:rsidR="007C74AA" w:rsidRDefault="00000000">
            <w:pPr>
              <w:jc w:val="left"/>
              <w:rPr>
                <w:szCs w:val="22"/>
              </w:rPr>
            </w:pPr>
            <w:r>
              <w:rPr>
                <w:szCs w:val="22"/>
              </w:rPr>
              <w:t>-</w:t>
            </w:r>
          </w:p>
        </w:tc>
        <w:tc>
          <w:tcPr>
            <w:tcW w:w="731" w:type="pct"/>
            <w:tcBorders>
              <w:bottom w:val="single" w:sz="4" w:space="0" w:color="000000" w:themeColor="text1"/>
            </w:tcBorders>
          </w:tcPr>
          <w:p w14:paraId="01BA3954" w14:textId="77777777" w:rsidR="007C74AA" w:rsidRDefault="00000000">
            <w:pPr>
              <w:jc w:val="left"/>
              <w:rPr>
                <w:szCs w:val="22"/>
              </w:rPr>
            </w:pPr>
            <w:r>
              <w:rPr>
                <w:szCs w:val="22"/>
              </w:rPr>
              <w:t>0.6</w:t>
            </w:r>
          </w:p>
        </w:tc>
      </w:tr>
    </w:tbl>
    <w:p w14:paraId="104B018F" w14:textId="77777777" w:rsidR="007C74AA" w:rsidRDefault="00000000">
      <w:pPr>
        <w:ind w:firstLine="425"/>
        <w:rPr>
          <w:szCs w:val="22"/>
        </w:rPr>
      </w:pPr>
      <w:r>
        <w:rPr>
          <w:szCs w:val="22"/>
        </w:rPr>
        <w:t xml:space="preserve">The three controllers are first tested for </w:t>
      </w:r>
      <w:bookmarkStart w:id="52" w:name="_Hlk144455438"/>
      <w:r>
        <w:rPr>
          <w:szCs w:val="22"/>
        </w:rPr>
        <w:t>sinusoidal motion</w:t>
      </w:r>
      <w:bookmarkEnd w:id="52"/>
      <w:r>
        <w:rPr>
          <w:szCs w:val="22"/>
        </w:rPr>
        <w:t xml:space="preserve"> trajectory </w:t>
      </w:r>
      <w:r>
        <w:rPr>
          <w:i/>
          <w:iCs/>
          <w:szCs w:val="22"/>
        </w:rPr>
        <w:t>y</w:t>
      </w:r>
      <w:r>
        <w:rPr>
          <w:szCs w:val="22"/>
        </w:rPr>
        <w:t>=60sin(2π</w:t>
      </w:r>
      <w:r>
        <w:rPr>
          <w:i/>
          <w:iCs/>
          <w:szCs w:val="22"/>
        </w:rPr>
        <w:t>t</w:t>
      </w:r>
      <w:r>
        <w:rPr>
          <w:szCs w:val="22"/>
        </w:rPr>
        <w:t>) mm. The tracking result and errors are compared in Figs. 4 and 5, respectively. The tracking trajectory nearly overlaps the desired ones, and the tracking errors are bounded and stable. Compared to PID, SMC improves the tracking precision to some extent. In addition, the tracking error of ABSMC is smaller than that of SMC. This is because the designed adaptive control law deals with the parametric uncertainties and dynamic disturbance well. T</w:t>
      </w:r>
      <w:r>
        <w:rPr>
          <w:rFonts w:hint="eastAsia"/>
          <w:szCs w:val="22"/>
        </w:rPr>
        <w:t xml:space="preserve">he ABSMC achieves the smallest tracking error by </w:t>
      </w:r>
      <w:r>
        <w:rPr>
          <w:szCs w:val="22"/>
        </w:rPr>
        <w:t>employing</w:t>
      </w:r>
      <w:r>
        <w:rPr>
          <w:rFonts w:hint="eastAsia"/>
          <w:szCs w:val="22"/>
        </w:rPr>
        <w:t xml:space="preserve"> the proposed control scheme, </w:t>
      </w:r>
      <w:r>
        <w:rPr>
          <w:szCs w:val="22"/>
        </w:rPr>
        <w:t xml:space="preserve">with an </w:t>
      </w:r>
      <w:r>
        <w:rPr>
          <w:rFonts w:hint="eastAsia"/>
          <w:szCs w:val="22"/>
        </w:rPr>
        <w:t xml:space="preserve">almost 80% reduction for the maximum tracking error. </w:t>
      </w:r>
      <w:r>
        <w:rPr>
          <w:szCs w:val="22"/>
        </w:rPr>
        <w:t xml:space="preserve">The compared control input of three controllers is shown in Fig. 6. All the control inputs are continuous and bounded, and PID produces the largest control amplitude and violently violent fluctuation. In addition, </w:t>
      </w:r>
      <w:r>
        <w:rPr>
          <w:color w:val="000000"/>
          <w:szCs w:val="22"/>
        </w:rPr>
        <w:t>the chattering level of ABSMC is lower than that of SMC, which is essential to actuators in practice applications.</w:t>
      </w:r>
      <w:r>
        <w:rPr>
          <w:rFonts w:hint="eastAsia"/>
          <w:color w:val="000000"/>
          <w:szCs w:val="22"/>
        </w:rPr>
        <w:t xml:space="preserve"> </w:t>
      </w:r>
      <w:r>
        <w:rPr>
          <w:color w:val="000000"/>
          <w:szCs w:val="22"/>
        </w:rPr>
        <w:t>T</w:t>
      </w:r>
      <w:r>
        <w:rPr>
          <w:rFonts w:hint="eastAsia"/>
          <w:color w:val="000000"/>
          <w:szCs w:val="22"/>
        </w:rPr>
        <w:t xml:space="preserve">he disturbance estimation and </w:t>
      </w:r>
      <w:r>
        <w:rPr>
          <w:color w:val="000000"/>
          <w:szCs w:val="22"/>
        </w:rPr>
        <w:t>adaptive control law curve</w:t>
      </w:r>
      <w:r>
        <w:rPr>
          <w:rFonts w:hint="eastAsia"/>
          <w:color w:val="000000"/>
          <w:szCs w:val="22"/>
        </w:rPr>
        <w:t xml:space="preserve"> are displayed in Fig.7, where the disturbance signal is set as </w:t>
      </w:r>
      <w:r>
        <w:rPr>
          <w:i/>
          <w:iCs/>
          <w:szCs w:val="22"/>
        </w:rPr>
        <w:t>y</w:t>
      </w:r>
      <w:r>
        <w:rPr>
          <w:szCs w:val="22"/>
        </w:rPr>
        <w:t>=</w:t>
      </w:r>
      <w:r>
        <w:rPr>
          <w:rFonts w:hint="eastAsia"/>
          <w:szCs w:val="22"/>
        </w:rPr>
        <w:t>12</w:t>
      </w:r>
      <w:r>
        <w:rPr>
          <w:szCs w:val="22"/>
        </w:rPr>
        <w:t>sin(2π</w:t>
      </w:r>
      <w:r>
        <w:rPr>
          <w:i/>
          <w:iCs/>
          <w:szCs w:val="22"/>
        </w:rPr>
        <w:t>t</w:t>
      </w:r>
      <w:r>
        <w:rPr>
          <w:szCs w:val="22"/>
        </w:rPr>
        <w:t>) mm</w:t>
      </w:r>
      <w:r>
        <w:rPr>
          <w:rFonts w:hint="eastAsia"/>
          <w:color w:val="000000"/>
          <w:szCs w:val="22"/>
        </w:rPr>
        <w:t xml:space="preserve">. </w:t>
      </w:r>
      <w:r>
        <w:rPr>
          <w:color w:val="000000"/>
          <w:szCs w:val="22"/>
        </w:rPr>
        <w:t>T</w:t>
      </w:r>
      <w:r>
        <w:rPr>
          <w:rFonts w:hint="eastAsia"/>
          <w:color w:val="000000"/>
          <w:szCs w:val="22"/>
        </w:rPr>
        <w:t>he unknown dynamics are estimated by the proposed estimator</w:t>
      </w:r>
      <w:r>
        <w:rPr>
          <w:color w:val="000000"/>
          <w:szCs w:val="22"/>
        </w:rPr>
        <w:t>,</w:t>
      </w:r>
      <w:r>
        <w:rPr>
          <w:rFonts w:hint="eastAsia"/>
          <w:color w:val="000000"/>
          <w:szCs w:val="22"/>
        </w:rPr>
        <w:t xml:space="preserve"> and the</w:t>
      </w:r>
      <w:r>
        <w:rPr>
          <w:color w:val="000000"/>
          <w:szCs w:val="22"/>
        </w:rPr>
        <w:t xml:space="preserve"> adaptive control </w:t>
      </w:r>
      <w:r>
        <w:rPr>
          <w:rFonts w:hint="eastAsia"/>
          <w:color w:val="000000"/>
          <w:szCs w:val="22"/>
        </w:rPr>
        <w:t>law</w:t>
      </w:r>
      <w:r>
        <w:rPr>
          <w:color w:val="000000"/>
          <w:szCs w:val="22"/>
        </w:rPr>
        <w:t xml:space="preserve"> tends to be stable </w:t>
      </w:r>
      <w:r>
        <w:rPr>
          <w:color w:val="000000"/>
          <w:szCs w:val="22"/>
        </w:rPr>
        <w:lastRenderedPageBreak/>
        <w:t>after a short fluctuation</w:t>
      </w:r>
      <w:r>
        <w:rPr>
          <w:rFonts w:hint="eastAsia"/>
          <w:color w:val="000000"/>
          <w:szCs w:val="22"/>
        </w:rPr>
        <w:t xml:space="preserve">. To further show the effectiveness of ABSMC, the </w:t>
      </w:r>
      <w:bookmarkStart w:id="53" w:name="_Hlk169546313"/>
      <w:r>
        <w:rPr>
          <w:rFonts w:hint="eastAsia"/>
          <w:color w:val="000000"/>
          <w:szCs w:val="22"/>
        </w:rPr>
        <w:t>sinusoidal</w:t>
      </w:r>
      <w:bookmarkEnd w:id="53"/>
      <w:r>
        <w:rPr>
          <w:rFonts w:hint="eastAsia"/>
          <w:color w:val="000000"/>
          <w:szCs w:val="22"/>
        </w:rPr>
        <w:t xml:space="preserve"> signals with different amplitudes and frequencies are studied. </w:t>
      </w:r>
      <w:r>
        <w:rPr>
          <w:color w:val="000000"/>
          <w:szCs w:val="22"/>
        </w:rPr>
        <w:t>T</w:t>
      </w:r>
      <w:r>
        <w:rPr>
          <w:rFonts w:hint="eastAsia"/>
          <w:color w:val="000000"/>
          <w:szCs w:val="22"/>
        </w:rPr>
        <w:t xml:space="preserve">he corresponding experimental results are shown in Fig.8, which indicates </w:t>
      </w:r>
      <w:r>
        <w:rPr>
          <w:color w:val="000000"/>
          <w:szCs w:val="22"/>
        </w:rPr>
        <w:t xml:space="preserve">that </w:t>
      </w:r>
      <w:r>
        <w:rPr>
          <w:rFonts w:hint="eastAsia"/>
          <w:color w:val="000000"/>
          <w:szCs w:val="22"/>
        </w:rPr>
        <w:t xml:space="preserve">the error indices increase as the amplitude of </w:t>
      </w:r>
      <w:r>
        <w:rPr>
          <w:color w:val="000000"/>
          <w:szCs w:val="22"/>
        </w:rPr>
        <w:t>sinusoidal</w:t>
      </w:r>
      <w:r>
        <w:rPr>
          <w:rFonts w:hint="eastAsia"/>
          <w:color w:val="000000"/>
          <w:szCs w:val="22"/>
        </w:rPr>
        <w:t xml:space="preserve"> trajectories increase</w:t>
      </w:r>
      <w:r>
        <w:rPr>
          <w:color w:val="000000"/>
          <w:szCs w:val="22"/>
        </w:rPr>
        <w:t>s</w:t>
      </w:r>
      <w:r>
        <w:rPr>
          <w:rFonts w:hint="eastAsia"/>
          <w:color w:val="000000"/>
          <w:szCs w:val="22"/>
        </w:rPr>
        <w:t xml:space="preserve"> from 75 to 90</w:t>
      </w:r>
      <w:r>
        <w:rPr>
          <w:color w:val="000000"/>
          <w:szCs w:val="22"/>
        </w:rPr>
        <w:t xml:space="preserve"> </w:t>
      </w:r>
      <w:r>
        <w:rPr>
          <w:rFonts w:hint="eastAsia"/>
          <w:color w:val="000000"/>
          <w:szCs w:val="22"/>
        </w:rPr>
        <w:t xml:space="preserve">mm. </w:t>
      </w:r>
      <w:r>
        <w:rPr>
          <w:color w:val="000000"/>
          <w:szCs w:val="22"/>
        </w:rPr>
        <w:t>In contrast</w:t>
      </w:r>
      <w:r>
        <w:rPr>
          <w:rFonts w:hint="eastAsia"/>
          <w:color w:val="000000"/>
          <w:szCs w:val="22"/>
        </w:rPr>
        <w:t xml:space="preserve">, the lower </w:t>
      </w:r>
      <w:r>
        <w:rPr>
          <w:color w:val="000000"/>
          <w:szCs w:val="22"/>
        </w:rPr>
        <w:t>the reference signal frequency, the smaller</w:t>
      </w:r>
      <w:r>
        <w:rPr>
          <w:rFonts w:hint="eastAsia"/>
          <w:color w:val="000000"/>
          <w:szCs w:val="22"/>
        </w:rPr>
        <w:t xml:space="preserve"> the tracking error indices.</w:t>
      </w:r>
    </w:p>
    <w:p w14:paraId="288778F5" w14:textId="77777777" w:rsidR="007C74AA" w:rsidRDefault="00000000">
      <w:pPr>
        <w:ind w:firstLine="425"/>
        <w:rPr>
          <w:szCs w:val="22"/>
        </w:rPr>
      </w:pPr>
      <w:bookmarkStart w:id="54" w:name="_Hlk165994098"/>
      <w:bookmarkStart w:id="55" w:name="OLE_LINK3"/>
      <w:r>
        <w:rPr>
          <w:szCs w:val="22"/>
        </w:rPr>
        <w:t xml:space="preserve">For the quantitative analysis of the control performance of different controllers, the maximum absolute error </w:t>
      </w:r>
      <w:r>
        <w:rPr>
          <w:i/>
          <w:iCs/>
          <w:szCs w:val="22"/>
        </w:rPr>
        <w:t>M</w:t>
      </w:r>
      <w:r>
        <w:rPr>
          <w:i/>
          <w:iCs/>
          <w:szCs w:val="22"/>
          <w:vertAlign w:val="subscript"/>
        </w:rPr>
        <w:t>e</w:t>
      </w:r>
      <w:r>
        <w:rPr>
          <w:szCs w:val="22"/>
        </w:rPr>
        <w:t xml:space="preserve">, the mean absolute error </w:t>
      </w:r>
      <w:proofErr w:type="spellStart"/>
      <w:r>
        <w:rPr>
          <w:i/>
          <w:iCs/>
          <w:szCs w:val="22"/>
        </w:rPr>
        <w:t>μ</w:t>
      </w:r>
      <w:r>
        <w:rPr>
          <w:i/>
          <w:iCs/>
          <w:szCs w:val="22"/>
          <w:vertAlign w:val="subscript"/>
        </w:rPr>
        <w:t>e</w:t>
      </w:r>
      <w:proofErr w:type="spellEnd"/>
      <w:r>
        <w:rPr>
          <w:szCs w:val="22"/>
        </w:rPr>
        <w:t xml:space="preserve">, and the average standard absolute error </w:t>
      </w:r>
      <w:bookmarkStart w:id="56" w:name="_Hlk162022397"/>
      <w:proofErr w:type="spellStart"/>
      <w:r>
        <w:rPr>
          <w:i/>
          <w:iCs/>
          <w:szCs w:val="22"/>
        </w:rPr>
        <w:t>σ</w:t>
      </w:r>
      <w:r>
        <w:rPr>
          <w:i/>
          <w:iCs/>
          <w:szCs w:val="22"/>
          <w:vertAlign w:val="subscript"/>
        </w:rPr>
        <w:t>e</w:t>
      </w:r>
      <w:proofErr w:type="spellEnd"/>
      <w:r>
        <w:rPr>
          <w:szCs w:val="22"/>
        </w:rPr>
        <w:t xml:space="preserve"> </w:t>
      </w:r>
      <w:bookmarkEnd w:id="56"/>
      <w:r>
        <w:rPr>
          <w:szCs w:val="22"/>
        </w:rPr>
        <w:t>are defined as</w:t>
      </w:r>
    </w:p>
    <w:bookmarkEnd w:id="54"/>
    <w:p w14:paraId="703816B5" w14:textId="77777777" w:rsidR="007C74AA" w:rsidRDefault="00000000">
      <w:pPr>
        <w:jc w:val="right"/>
        <w:textAlignment w:val="center"/>
        <w:rPr>
          <w:position w:val="-14"/>
          <w:szCs w:val="22"/>
        </w:rPr>
      </w:pPr>
      <w:r>
        <w:rPr>
          <w:position w:val="-4"/>
          <w:szCs w:val="22"/>
        </w:rPr>
        <w:object w:dxaOrig="2645" w:dyaOrig="2215" w14:anchorId="3334F7E8">
          <v:shape id="_x0000_i1078" type="#_x0000_t75" style="width:132.25pt;height:110.85pt" o:ole="">
            <v:imagedata r:id="rId117" o:title=""/>
          </v:shape>
          <o:OLEObject Type="Embed" ProgID="Equation.DSMT4" ShapeID="_x0000_i1078" DrawAspect="Content" ObjectID="_1785333464" r:id="rId118"/>
        </w:object>
      </w:r>
      <w:r>
        <w:rPr>
          <w:position w:val="-14"/>
          <w:szCs w:val="22"/>
        </w:rPr>
        <w:t xml:space="preserve">             </w:t>
      </w:r>
      <w:r>
        <w:rPr>
          <w:rFonts w:hint="eastAsia"/>
          <w:position w:val="-14"/>
          <w:szCs w:val="22"/>
        </w:rPr>
        <w:t xml:space="preserve">                         </w:t>
      </w:r>
      <w:r>
        <w:rPr>
          <w:position w:val="-14"/>
          <w:szCs w:val="22"/>
        </w:rPr>
        <w:t xml:space="preserve">             (34)</w:t>
      </w:r>
    </w:p>
    <w:p w14:paraId="32CC1770" w14:textId="7F72D08F" w:rsidR="007C74AA" w:rsidRDefault="00000000">
      <w:pPr>
        <w:rPr>
          <w:szCs w:val="22"/>
        </w:rPr>
      </w:pPr>
      <w:r>
        <w:rPr>
          <w:szCs w:val="22"/>
        </w:rPr>
        <w:t xml:space="preserve">where </w:t>
      </w:r>
      <w:bookmarkStart w:id="57" w:name="_Hlk144989413"/>
      <m:oMath>
        <m:sSub>
          <m:sSubPr>
            <m:ctrlPr>
              <w:rPr>
                <w:rFonts w:ascii="Cambria Math" w:hAnsi="Cambria Math"/>
                <w:i/>
                <w:szCs w:val="22"/>
                <w:vertAlign w:val="subscript"/>
              </w:rPr>
            </m:ctrlPr>
          </m:sSubPr>
          <m:e>
            <m:r>
              <w:rPr>
                <w:rFonts w:ascii="Cambria Math" w:hAnsi="Cambria Math"/>
                <w:szCs w:val="22"/>
                <w:vertAlign w:val="subscript"/>
              </w:rPr>
              <m:t>e</m:t>
            </m:r>
          </m:e>
          <m:sub>
            <m:r>
              <w:rPr>
                <w:rFonts w:ascii="Cambria Math" w:hAnsi="Cambria Math"/>
                <w:szCs w:val="22"/>
                <w:vertAlign w:val="subscript"/>
              </w:rPr>
              <m:t>1</m:t>
            </m:r>
          </m:sub>
        </m:sSub>
      </m:oMath>
      <w:r>
        <w:rPr>
          <w:szCs w:val="22"/>
        </w:rPr>
        <w:t xml:space="preserve"> </w:t>
      </w:r>
      <w:bookmarkEnd w:id="57"/>
      <w:r>
        <w:rPr>
          <w:szCs w:val="22"/>
        </w:rPr>
        <w:t xml:space="preserve">is the position tracking error and </w:t>
      </w:r>
      <w:r>
        <w:rPr>
          <w:i/>
          <w:iCs/>
          <w:szCs w:val="22"/>
        </w:rPr>
        <w:t>N</w:t>
      </w:r>
      <w:r>
        <w:rPr>
          <w:szCs w:val="22"/>
        </w:rPr>
        <w:t xml:space="preserve"> is the number of datasets.</w:t>
      </w:r>
    </w:p>
    <w:p w14:paraId="5AABFCED" w14:textId="77777777" w:rsidR="007C74AA" w:rsidRDefault="00000000">
      <w:pPr>
        <w:ind w:firstLine="425"/>
        <w:rPr>
          <w:szCs w:val="22"/>
        </w:rPr>
      </w:pPr>
      <w:r>
        <w:rPr>
          <w:szCs w:val="22"/>
        </w:rPr>
        <w:t xml:space="preserve">The performance indices of sinusoidal motion are listed in Table 2. The proposed ABSMC gives smaller indices value than the other two controllers. The SMC produces better control performance than the PID. Compared to the other two controllers, the </w:t>
      </w:r>
      <w:proofErr w:type="spellStart"/>
      <w:r>
        <w:rPr>
          <w:i/>
          <w:iCs/>
          <w:szCs w:val="22"/>
        </w:rPr>
        <w:t>σ</w:t>
      </w:r>
      <w:r>
        <w:rPr>
          <w:i/>
          <w:iCs/>
          <w:szCs w:val="22"/>
          <w:vertAlign w:val="subscript"/>
        </w:rPr>
        <w:t>e</w:t>
      </w:r>
      <w:proofErr w:type="spellEnd"/>
      <w:r>
        <w:rPr>
          <w:szCs w:val="22"/>
        </w:rPr>
        <w:t xml:space="preserve"> of ABSMC is the least, which means the chattering is also the least among the abovementioned three controllers. This is because the adaptive control law has less noise sensitivity. Namely, the proposed ABSMC obtains the best tracking performance.</w:t>
      </w:r>
      <w:bookmarkEnd w:id="55"/>
    </w:p>
    <w:p w14:paraId="1312F6C1" w14:textId="77777777" w:rsidR="007C74AA" w:rsidRDefault="00000000">
      <w:pPr>
        <w:jc w:val="center"/>
        <w:rPr>
          <w:szCs w:val="22"/>
        </w:rPr>
      </w:pPr>
      <w:r>
        <w:rPr>
          <w:noProof/>
        </w:rPr>
        <w:drawing>
          <wp:inline distT="0" distB="0" distL="0" distR="0" wp14:anchorId="12175DFE" wp14:editId="257DA388">
            <wp:extent cx="4101465" cy="3062605"/>
            <wp:effectExtent l="0" t="0" r="0" b="4445"/>
            <wp:docPr id="18584765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76563" name="图片 3"/>
                    <pic:cNvPicPr>
                      <a:picLocks noChangeAspect="1" noChangeArrowheads="1"/>
                    </pic:cNvPicPr>
                  </pic:nvPicPr>
                  <pic:blipFill>
                    <a:blip r:embed="rId119" cstate="print">
                      <a:extLst>
                        <a:ext uri="{28A0092B-C50C-407E-A947-70E740481C1C}">
                          <a14:useLocalDpi xmlns:a14="http://schemas.microsoft.com/office/drawing/2010/main" val="0"/>
                        </a:ext>
                      </a:extLst>
                    </a:blip>
                    <a:srcRect r="6379"/>
                    <a:stretch>
                      <a:fillRect/>
                    </a:stretch>
                  </pic:blipFill>
                  <pic:spPr>
                    <a:xfrm>
                      <a:off x="0" y="0"/>
                      <a:ext cx="4114556" cy="3072380"/>
                    </a:xfrm>
                    <a:prstGeom prst="rect">
                      <a:avLst/>
                    </a:prstGeom>
                    <a:noFill/>
                    <a:ln>
                      <a:noFill/>
                    </a:ln>
                  </pic:spPr>
                </pic:pic>
              </a:graphicData>
            </a:graphic>
          </wp:inline>
        </w:drawing>
      </w:r>
    </w:p>
    <w:p w14:paraId="5990F7BE" w14:textId="77777777" w:rsidR="007C74AA" w:rsidRDefault="00000000">
      <w:pPr>
        <w:jc w:val="center"/>
        <w:rPr>
          <w:szCs w:val="22"/>
        </w:rPr>
      </w:pPr>
      <w:bookmarkStart w:id="58" w:name="_Hlk144456872"/>
      <w:r>
        <w:rPr>
          <w:b/>
          <w:bCs/>
          <w:color w:val="000000" w:themeColor="text1"/>
          <w:szCs w:val="22"/>
        </w:rPr>
        <w:t>Figure 4:</w:t>
      </w:r>
      <w:r>
        <w:rPr>
          <w:szCs w:val="22"/>
        </w:rPr>
        <w:t xml:space="preserve"> </w:t>
      </w:r>
      <w:bookmarkStart w:id="59" w:name="_Hlk144318607"/>
      <w:r>
        <w:rPr>
          <w:szCs w:val="22"/>
        </w:rPr>
        <w:t xml:space="preserve">Tracking </w:t>
      </w:r>
      <w:bookmarkEnd w:id="59"/>
      <w:r>
        <w:rPr>
          <w:szCs w:val="22"/>
        </w:rPr>
        <w:t>trajectory of sinusoidal motion</w:t>
      </w:r>
      <w:bookmarkEnd w:id="58"/>
    </w:p>
    <w:p w14:paraId="297D259E" w14:textId="77777777" w:rsidR="007C74AA" w:rsidRDefault="00000000">
      <w:pPr>
        <w:jc w:val="center"/>
        <w:rPr>
          <w:szCs w:val="22"/>
        </w:rPr>
      </w:pPr>
      <w:r>
        <w:rPr>
          <w:noProof/>
        </w:rPr>
        <w:lastRenderedPageBreak/>
        <w:drawing>
          <wp:inline distT="0" distB="0" distL="0" distR="0" wp14:anchorId="5FF74C1B" wp14:editId="10FA80DA">
            <wp:extent cx="3827145" cy="3068320"/>
            <wp:effectExtent l="0" t="0" r="1905" b="0"/>
            <wp:docPr id="8934108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10822" name="图片 4"/>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a:xfrm>
                      <a:off x="0" y="0"/>
                      <a:ext cx="3842112" cy="3080360"/>
                    </a:xfrm>
                    <a:prstGeom prst="rect">
                      <a:avLst/>
                    </a:prstGeom>
                    <a:noFill/>
                    <a:ln>
                      <a:noFill/>
                    </a:ln>
                  </pic:spPr>
                </pic:pic>
              </a:graphicData>
            </a:graphic>
          </wp:inline>
        </w:drawing>
      </w:r>
    </w:p>
    <w:p w14:paraId="4118DFF6" w14:textId="77777777" w:rsidR="007C74AA" w:rsidRDefault="00000000">
      <w:pPr>
        <w:jc w:val="center"/>
        <w:rPr>
          <w:szCs w:val="22"/>
        </w:rPr>
      </w:pPr>
      <w:bookmarkStart w:id="60" w:name="_Hlk144799137"/>
      <w:r>
        <w:rPr>
          <w:b/>
          <w:bCs/>
          <w:color w:val="000000" w:themeColor="text1"/>
          <w:szCs w:val="22"/>
        </w:rPr>
        <w:t>Figure 5:</w:t>
      </w:r>
      <w:r>
        <w:rPr>
          <w:szCs w:val="22"/>
        </w:rPr>
        <w:t xml:space="preserve"> Tracking error of </w:t>
      </w:r>
      <w:bookmarkStart w:id="61" w:name="_Hlk169509093"/>
      <w:r>
        <w:rPr>
          <w:szCs w:val="22"/>
        </w:rPr>
        <w:t>sinusoidal</w:t>
      </w:r>
      <w:bookmarkEnd w:id="61"/>
      <w:r>
        <w:rPr>
          <w:szCs w:val="22"/>
        </w:rPr>
        <w:t xml:space="preserve"> motion</w:t>
      </w:r>
      <w:bookmarkEnd w:id="60"/>
    </w:p>
    <w:p w14:paraId="7254B7BB" w14:textId="77777777" w:rsidR="007C74AA" w:rsidRDefault="00000000">
      <w:pPr>
        <w:jc w:val="center"/>
        <w:rPr>
          <w:szCs w:val="22"/>
        </w:rPr>
      </w:pPr>
      <w:r>
        <w:rPr>
          <w:noProof/>
        </w:rPr>
        <w:drawing>
          <wp:inline distT="0" distB="0" distL="0" distR="0" wp14:anchorId="147638FE" wp14:editId="167537A0">
            <wp:extent cx="3450590" cy="2850515"/>
            <wp:effectExtent l="0" t="0" r="0" b="6985"/>
            <wp:docPr id="736793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9351" name="图片 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a:xfrm>
                      <a:off x="0" y="0"/>
                      <a:ext cx="3469167" cy="2866078"/>
                    </a:xfrm>
                    <a:prstGeom prst="rect">
                      <a:avLst/>
                    </a:prstGeom>
                    <a:noFill/>
                    <a:ln>
                      <a:noFill/>
                    </a:ln>
                  </pic:spPr>
                </pic:pic>
              </a:graphicData>
            </a:graphic>
          </wp:inline>
        </w:drawing>
      </w:r>
    </w:p>
    <w:p w14:paraId="37197932" w14:textId="77777777" w:rsidR="007C74AA" w:rsidRDefault="00000000">
      <w:pPr>
        <w:ind w:firstLineChars="200" w:firstLine="442"/>
        <w:jc w:val="center"/>
        <w:rPr>
          <w:szCs w:val="22"/>
        </w:rPr>
      </w:pPr>
      <w:bookmarkStart w:id="62" w:name="_Hlk144892298"/>
      <w:bookmarkStart w:id="63" w:name="_Hlk169457254"/>
      <w:r>
        <w:rPr>
          <w:b/>
          <w:bCs/>
          <w:color w:val="000000" w:themeColor="text1"/>
          <w:szCs w:val="22"/>
        </w:rPr>
        <w:t xml:space="preserve">Figure 6: </w:t>
      </w:r>
      <w:r>
        <w:rPr>
          <w:szCs w:val="22"/>
        </w:rPr>
        <w:t>Control input of sinusoidal motion</w:t>
      </w:r>
      <w:bookmarkStart w:id="64" w:name="_Hlk144318210"/>
      <w:bookmarkEnd w:id="62"/>
    </w:p>
    <w:p w14:paraId="674B3B2B" w14:textId="77777777" w:rsidR="007C74AA" w:rsidRDefault="00000000">
      <w:pPr>
        <w:ind w:firstLineChars="200" w:firstLine="442"/>
        <w:jc w:val="center"/>
        <w:rPr>
          <w:szCs w:val="22"/>
        </w:rPr>
      </w:pPr>
      <w:bookmarkStart w:id="65" w:name="_Hlk144799210"/>
      <w:bookmarkEnd w:id="63"/>
      <w:r>
        <w:rPr>
          <w:b/>
          <w:bCs/>
          <w:szCs w:val="22"/>
        </w:rPr>
        <w:t xml:space="preserve">Table 2: </w:t>
      </w:r>
      <w:r>
        <w:rPr>
          <w:szCs w:val="22"/>
        </w:rPr>
        <w:t>Performance indices of sinusoidal motion</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7C74AA" w14:paraId="134086F1" w14:textId="77777777">
        <w:tc>
          <w:tcPr>
            <w:tcW w:w="2074" w:type="dxa"/>
            <w:tcBorders>
              <w:top w:val="single" w:sz="4" w:space="0" w:color="auto"/>
              <w:bottom w:val="single" w:sz="4" w:space="0" w:color="auto"/>
            </w:tcBorders>
          </w:tcPr>
          <w:p w14:paraId="4C29CFD0" w14:textId="77777777" w:rsidR="007C74AA" w:rsidRDefault="00000000">
            <w:pPr>
              <w:jc w:val="center"/>
              <w:rPr>
                <w:szCs w:val="22"/>
              </w:rPr>
            </w:pPr>
            <w:bookmarkStart w:id="66" w:name="_Hlk138432505"/>
            <w:bookmarkStart w:id="67" w:name="_Hlk138433170"/>
            <w:bookmarkEnd w:id="65"/>
            <w:r>
              <w:rPr>
                <w:szCs w:val="22"/>
              </w:rPr>
              <w:t>Indices</w:t>
            </w:r>
          </w:p>
        </w:tc>
        <w:tc>
          <w:tcPr>
            <w:tcW w:w="2074" w:type="dxa"/>
            <w:tcBorders>
              <w:top w:val="single" w:sz="4" w:space="0" w:color="auto"/>
              <w:bottom w:val="single" w:sz="4" w:space="0" w:color="auto"/>
            </w:tcBorders>
          </w:tcPr>
          <w:p w14:paraId="7B164DAE" w14:textId="77777777" w:rsidR="007C74AA" w:rsidRDefault="00000000">
            <w:pPr>
              <w:jc w:val="center"/>
              <w:rPr>
                <w:szCs w:val="22"/>
              </w:rPr>
            </w:pPr>
            <w:r>
              <w:rPr>
                <w:i/>
                <w:iCs/>
                <w:szCs w:val="22"/>
              </w:rPr>
              <w:t>M</w:t>
            </w:r>
            <w:r>
              <w:rPr>
                <w:szCs w:val="22"/>
                <w:vertAlign w:val="subscript"/>
              </w:rPr>
              <w:t>e</w:t>
            </w:r>
          </w:p>
        </w:tc>
        <w:tc>
          <w:tcPr>
            <w:tcW w:w="2074" w:type="dxa"/>
            <w:tcBorders>
              <w:top w:val="single" w:sz="4" w:space="0" w:color="auto"/>
              <w:bottom w:val="single" w:sz="4" w:space="0" w:color="auto"/>
            </w:tcBorders>
          </w:tcPr>
          <w:p w14:paraId="21AEF45D" w14:textId="77777777" w:rsidR="007C74AA" w:rsidRDefault="00000000">
            <w:pPr>
              <w:jc w:val="center"/>
              <w:rPr>
                <w:i/>
                <w:iCs/>
                <w:szCs w:val="22"/>
              </w:rPr>
            </w:pPr>
            <w:proofErr w:type="spellStart"/>
            <w:r>
              <w:rPr>
                <w:i/>
                <w:iCs/>
                <w:szCs w:val="22"/>
              </w:rPr>
              <w:t>μ</w:t>
            </w:r>
            <w:r>
              <w:rPr>
                <w:i/>
                <w:iCs/>
                <w:szCs w:val="22"/>
                <w:vertAlign w:val="subscript"/>
              </w:rPr>
              <w:t>e</w:t>
            </w:r>
            <w:proofErr w:type="spellEnd"/>
          </w:p>
        </w:tc>
        <w:tc>
          <w:tcPr>
            <w:tcW w:w="2074" w:type="dxa"/>
            <w:tcBorders>
              <w:top w:val="single" w:sz="4" w:space="0" w:color="auto"/>
              <w:bottom w:val="single" w:sz="4" w:space="0" w:color="auto"/>
            </w:tcBorders>
          </w:tcPr>
          <w:p w14:paraId="4FE159D8" w14:textId="77777777" w:rsidR="007C74AA" w:rsidRDefault="00000000">
            <w:pPr>
              <w:jc w:val="center"/>
              <w:rPr>
                <w:i/>
                <w:iCs/>
                <w:szCs w:val="22"/>
              </w:rPr>
            </w:pPr>
            <w:proofErr w:type="spellStart"/>
            <w:r>
              <w:rPr>
                <w:i/>
                <w:iCs/>
                <w:szCs w:val="22"/>
              </w:rPr>
              <w:t>σ</w:t>
            </w:r>
            <w:r>
              <w:rPr>
                <w:i/>
                <w:iCs/>
                <w:szCs w:val="22"/>
                <w:vertAlign w:val="subscript"/>
              </w:rPr>
              <w:t>e</w:t>
            </w:r>
            <w:proofErr w:type="spellEnd"/>
          </w:p>
        </w:tc>
      </w:tr>
      <w:bookmarkEnd w:id="66"/>
      <w:tr w:rsidR="007C74AA" w14:paraId="28A573F7" w14:textId="77777777">
        <w:tc>
          <w:tcPr>
            <w:tcW w:w="2074" w:type="dxa"/>
            <w:tcBorders>
              <w:top w:val="single" w:sz="4" w:space="0" w:color="auto"/>
            </w:tcBorders>
          </w:tcPr>
          <w:p w14:paraId="2D858C5D" w14:textId="77777777" w:rsidR="007C74AA" w:rsidRDefault="00000000">
            <w:pPr>
              <w:jc w:val="center"/>
              <w:rPr>
                <w:szCs w:val="22"/>
              </w:rPr>
            </w:pPr>
            <w:r>
              <w:rPr>
                <w:szCs w:val="22"/>
              </w:rPr>
              <w:t>PID</w:t>
            </w:r>
          </w:p>
        </w:tc>
        <w:tc>
          <w:tcPr>
            <w:tcW w:w="2074" w:type="dxa"/>
            <w:tcBorders>
              <w:top w:val="single" w:sz="4" w:space="0" w:color="auto"/>
            </w:tcBorders>
          </w:tcPr>
          <w:p w14:paraId="7766AA31" w14:textId="77777777" w:rsidR="007C74AA" w:rsidRDefault="00000000">
            <w:pPr>
              <w:jc w:val="center"/>
              <w:rPr>
                <w:szCs w:val="22"/>
              </w:rPr>
            </w:pPr>
            <w:r>
              <w:rPr>
                <w:szCs w:val="22"/>
              </w:rPr>
              <w:t>1.9002</w:t>
            </w:r>
          </w:p>
        </w:tc>
        <w:tc>
          <w:tcPr>
            <w:tcW w:w="2074" w:type="dxa"/>
            <w:tcBorders>
              <w:top w:val="single" w:sz="4" w:space="0" w:color="auto"/>
            </w:tcBorders>
          </w:tcPr>
          <w:p w14:paraId="389C14E9" w14:textId="77777777" w:rsidR="007C74AA" w:rsidRDefault="00000000">
            <w:pPr>
              <w:jc w:val="center"/>
              <w:rPr>
                <w:szCs w:val="22"/>
              </w:rPr>
            </w:pPr>
            <w:r>
              <w:rPr>
                <w:szCs w:val="22"/>
              </w:rPr>
              <w:t>0.7208</w:t>
            </w:r>
          </w:p>
        </w:tc>
        <w:tc>
          <w:tcPr>
            <w:tcW w:w="2074" w:type="dxa"/>
            <w:tcBorders>
              <w:top w:val="single" w:sz="4" w:space="0" w:color="auto"/>
            </w:tcBorders>
          </w:tcPr>
          <w:p w14:paraId="56DAF2E7" w14:textId="77777777" w:rsidR="007C74AA" w:rsidRDefault="00000000">
            <w:pPr>
              <w:jc w:val="center"/>
              <w:rPr>
                <w:szCs w:val="22"/>
              </w:rPr>
            </w:pPr>
            <w:r>
              <w:rPr>
                <w:szCs w:val="22"/>
              </w:rPr>
              <w:t>0.3014</w:t>
            </w:r>
          </w:p>
        </w:tc>
      </w:tr>
      <w:tr w:rsidR="007C74AA" w14:paraId="5F2F6FDF" w14:textId="77777777">
        <w:tc>
          <w:tcPr>
            <w:tcW w:w="2074" w:type="dxa"/>
          </w:tcPr>
          <w:p w14:paraId="6E5EA1B8" w14:textId="77777777" w:rsidR="007C74AA" w:rsidRDefault="00000000">
            <w:pPr>
              <w:jc w:val="center"/>
              <w:rPr>
                <w:szCs w:val="22"/>
              </w:rPr>
            </w:pPr>
            <w:r>
              <w:rPr>
                <w:szCs w:val="22"/>
              </w:rPr>
              <w:t>SMC</w:t>
            </w:r>
          </w:p>
        </w:tc>
        <w:tc>
          <w:tcPr>
            <w:tcW w:w="2074" w:type="dxa"/>
          </w:tcPr>
          <w:p w14:paraId="3F6F0BA0" w14:textId="77777777" w:rsidR="007C74AA" w:rsidRDefault="00000000">
            <w:pPr>
              <w:jc w:val="center"/>
              <w:rPr>
                <w:szCs w:val="22"/>
              </w:rPr>
            </w:pPr>
            <w:r>
              <w:rPr>
                <w:szCs w:val="22"/>
              </w:rPr>
              <w:t>1.2924</w:t>
            </w:r>
          </w:p>
        </w:tc>
        <w:tc>
          <w:tcPr>
            <w:tcW w:w="2074" w:type="dxa"/>
          </w:tcPr>
          <w:p w14:paraId="221DD5AA" w14:textId="77777777" w:rsidR="007C74AA" w:rsidRDefault="00000000">
            <w:pPr>
              <w:jc w:val="center"/>
              <w:rPr>
                <w:szCs w:val="22"/>
              </w:rPr>
            </w:pPr>
            <w:r>
              <w:rPr>
                <w:szCs w:val="22"/>
              </w:rPr>
              <w:t>0.3720</w:t>
            </w:r>
          </w:p>
        </w:tc>
        <w:tc>
          <w:tcPr>
            <w:tcW w:w="2074" w:type="dxa"/>
          </w:tcPr>
          <w:p w14:paraId="6D9A9ABE" w14:textId="77777777" w:rsidR="007C74AA" w:rsidRDefault="00000000">
            <w:pPr>
              <w:jc w:val="center"/>
              <w:rPr>
                <w:szCs w:val="22"/>
              </w:rPr>
            </w:pPr>
            <w:r>
              <w:rPr>
                <w:szCs w:val="22"/>
              </w:rPr>
              <w:t>0.2824</w:t>
            </w:r>
          </w:p>
        </w:tc>
      </w:tr>
      <w:tr w:rsidR="007C74AA" w14:paraId="79D4BD23" w14:textId="77777777">
        <w:tc>
          <w:tcPr>
            <w:tcW w:w="2074" w:type="dxa"/>
          </w:tcPr>
          <w:p w14:paraId="39E399CD" w14:textId="77777777" w:rsidR="007C74AA" w:rsidRDefault="00000000">
            <w:pPr>
              <w:jc w:val="center"/>
              <w:rPr>
                <w:szCs w:val="22"/>
              </w:rPr>
            </w:pPr>
            <w:r>
              <w:rPr>
                <w:szCs w:val="22"/>
              </w:rPr>
              <w:t>ABSMC</w:t>
            </w:r>
          </w:p>
        </w:tc>
        <w:tc>
          <w:tcPr>
            <w:tcW w:w="2074" w:type="dxa"/>
          </w:tcPr>
          <w:p w14:paraId="6B901481" w14:textId="77777777" w:rsidR="007C74AA" w:rsidRDefault="00000000">
            <w:pPr>
              <w:jc w:val="center"/>
              <w:rPr>
                <w:szCs w:val="22"/>
              </w:rPr>
            </w:pPr>
            <w:r>
              <w:rPr>
                <w:szCs w:val="22"/>
              </w:rPr>
              <w:t>0.</w:t>
            </w:r>
            <w:r>
              <w:rPr>
                <w:rFonts w:hint="eastAsia"/>
                <w:szCs w:val="22"/>
              </w:rPr>
              <w:t>3752</w:t>
            </w:r>
          </w:p>
        </w:tc>
        <w:tc>
          <w:tcPr>
            <w:tcW w:w="2074" w:type="dxa"/>
          </w:tcPr>
          <w:p w14:paraId="116F7A33" w14:textId="77777777" w:rsidR="007C74AA" w:rsidRDefault="00000000">
            <w:pPr>
              <w:jc w:val="center"/>
              <w:rPr>
                <w:szCs w:val="22"/>
              </w:rPr>
            </w:pPr>
            <w:r>
              <w:rPr>
                <w:szCs w:val="22"/>
              </w:rPr>
              <w:t>0.2</w:t>
            </w:r>
            <w:r>
              <w:rPr>
                <w:rFonts w:hint="eastAsia"/>
                <w:szCs w:val="22"/>
              </w:rPr>
              <w:t>265</w:t>
            </w:r>
          </w:p>
        </w:tc>
        <w:tc>
          <w:tcPr>
            <w:tcW w:w="2074" w:type="dxa"/>
          </w:tcPr>
          <w:p w14:paraId="7CAFA834" w14:textId="77777777" w:rsidR="007C74AA" w:rsidRDefault="00000000">
            <w:pPr>
              <w:jc w:val="center"/>
              <w:rPr>
                <w:szCs w:val="22"/>
              </w:rPr>
            </w:pPr>
            <w:r>
              <w:rPr>
                <w:szCs w:val="22"/>
              </w:rPr>
              <w:t>0.</w:t>
            </w:r>
            <w:r>
              <w:rPr>
                <w:rFonts w:hint="eastAsia"/>
                <w:szCs w:val="22"/>
              </w:rPr>
              <w:t>1045</w:t>
            </w:r>
          </w:p>
        </w:tc>
      </w:tr>
      <w:bookmarkEnd w:id="67"/>
    </w:tbl>
    <w:p w14:paraId="7168D76E" w14:textId="77777777" w:rsidR="007C74AA" w:rsidRDefault="007C74AA"/>
    <w:p w14:paraId="5E1D9091" w14:textId="77777777" w:rsidR="007C74AA" w:rsidRDefault="00000000">
      <w:pPr>
        <w:jc w:val="center"/>
        <w:rPr>
          <w:szCs w:val="22"/>
        </w:rPr>
      </w:pPr>
      <w:r>
        <w:rPr>
          <w:noProof/>
        </w:rPr>
        <w:lastRenderedPageBreak/>
        <w:drawing>
          <wp:inline distT="0" distB="0" distL="0" distR="0" wp14:anchorId="29E3B650" wp14:editId="1FD5F5F4">
            <wp:extent cx="3705860" cy="2837180"/>
            <wp:effectExtent l="0" t="0" r="8890" b="1270"/>
            <wp:docPr id="1050289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938" name="图片 6"/>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3710118" cy="2840558"/>
                    </a:xfrm>
                    <a:prstGeom prst="rect">
                      <a:avLst/>
                    </a:prstGeom>
                    <a:noFill/>
                    <a:ln>
                      <a:noFill/>
                    </a:ln>
                  </pic:spPr>
                </pic:pic>
              </a:graphicData>
            </a:graphic>
          </wp:inline>
        </w:drawing>
      </w:r>
    </w:p>
    <w:p w14:paraId="2F400363" w14:textId="77777777" w:rsidR="007C74AA" w:rsidRDefault="00000000">
      <w:pPr>
        <w:jc w:val="center"/>
        <w:rPr>
          <w:szCs w:val="22"/>
        </w:rPr>
      </w:pPr>
      <w:bookmarkStart w:id="68" w:name="_Hlk169545298"/>
      <w:r>
        <w:rPr>
          <w:b/>
          <w:bCs/>
          <w:szCs w:val="22"/>
        </w:rPr>
        <w:t xml:space="preserve">Figure </w:t>
      </w:r>
      <w:r>
        <w:rPr>
          <w:rFonts w:hint="eastAsia"/>
          <w:b/>
          <w:bCs/>
          <w:szCs w:val="22"/>
        </w:rPr>
        <w:t>7</w:t>
      </w:r>
      <w:r>
        <w:rPr>
          <w:b/>
          <w:bCs/>
          <w:szCs w:val="22"/>
        </w:rPr>
        <w:t>:</w:t>
      </w:r>
      <w:r>
        <w:rPr>
          <w:szCs w:val="22"/>
        </w:rPr>
        <w:t xml:space="preserve"> </w:t>
      </w:r>
      <w:r>
        <w:rPr>
          <w:rFonts w:hint="eastAsia"/>
          <w:szCs w:val="22"/>
        </w:rPr>
        <w:t xml:space="preserve">Disturbance </w:t>
      </w:r>
      <w:r>
        <w:rPr>
          <w:szCs w:val="22"/>
        </w:rPr>
        <w:t>of sinusoidal motion</w:t>
      </w:r>
      <w:r>
        <w:rPr>
          <w:rFonts w:hint="eastAsia"/>
          <w:szCs w:val="22"/>
        </w:rPr>
        <w:t xml:space="preserve"> estimation and </w:t>
      </w:r>
      <w:bookmarkStart w:id="69" w:name="_Hlk171608320"/>
      <w:r>
        <w:rPr>
          <w:rFonts w:hint="eastAsia"/>
          <w:szCs w:val="22"/>
        </w:rPr>
        <w:t>adaptive control law curve</w:t>
      </w:r>
      <w:bookmarkEnd w:id="68"/>
      <w:bookmarkEnd w:id="69"/>
    </w:p>
    <w:p w14:paraId="45CEB858" w14:textId="77777777" w:rsidR="007C74AA" w:rsidRDefault="00000000">
      <w:pPr>
        <w:jc w:val="center"/>
        <w:rPr>
          <w:szCs w:val="22"/>
        </w:rPr>
      </w:pPr>
      <w:r>
        <w:rPr>
          <w:noProof/>
        </w:rPr>
        <w:drawing>
          <wp:inline distT="0" distB="0" distL="0" distR="0" wp14:anchorId="6E4951C7" wp14:editId="0DD32BB8">
            <wp:extent cx="3954145" cy="3222625"/>
            <wp:effectExtent l="0" t="0" r="8255" b="0"/>
            <wp:docPr id="21434220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22036" name="图片 7"/>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0"/>
                      <a:ext cx="3959931" cy="3227069"/>
                    </a:xfrm>
                    <a:prstGeom prst="rect">
                      <a:avLst/>
                    </a:prstGeom>
                    <a:noFill/>
                    <a:ln>
                      <a:noFill/>
                    </a:ln>
                  </pic:spPr>
                </pic:pic>
              </a:graphicData>
            </a:graphic>
          </wp:inline>
        </w:drawing>
      </w:r>
    </w:p>
    <w:p w14:paraId="2682D778" w14:textId="77777777" w:rsidR="007C74AA" w:rsidRDefault="00000000">
      <w:pPr>
        <w:jc w:val="center"/>
        <w:rPr>
          <w:szCs w:val="22"/>
        </w:rPr>
      </w:pPr>
      <w:r>
        <w:rPr>
          <w:b/>
          <w:bCs/>
          <w:szCs w:val="22"/>
        </w:rPr>
        <w:t xml:space="preserve">Figure </w:t>
      </w:r>
      <w:r>
        <w:rPr>
          <w:rFonts w:hint="eastAsia"/>
          <w:b/>
          <w:bCs/>
          <w:szCs w:val="22"/>
        </w:rPr>
        <w:t>8</w:t>
      </w:r>
      <w:r>
        <w:rPr>
          <w:b/>
          <w:bCs/>
          <w:szCs w:val="22"/>
        </w:rPr>
        <w:t>:</w:t>
      </w:r>
      <w:r>
        <w:rPr>
          <w:szCs w:val="22"/>
        </w:rPr>
        <w:t xml:space="preserve"> </w:t>
      </w:r>
      <w:r>
        <w:rPr>
          <w:rFonts w:hint="eastAsia"/>
          <w:szCs w:val="22"/>
        </w:rPr>
        <w:t>Comparison of performance indices for different reference signals</w:t>
      </w:r>
    </w:p>
    <w:p w14:paraId="0490E5B9" w14:textId="2C057405" w:rsidR="007C74AA" w:rsidRDefault="00000000">
      <w:pPr>
        <w:ind w:firstLine="425"/>
        <w:rPr>
          <w:szCs w:val="22"/>
        </w:rPr>
      </w:pPr>
      <w:r>
        <w:rPr>
          <w:szCs w:val="22"/>
        </w:rPr>
        <w:t xml:space="preserve">To further test the control performance of the proposed ABSMC method, a multifrequency-sinusoidal motion trajectory </w:t>
      </w:r>
      <w:r>
        <w:rPr>
          <w:i/>
          <w:iCs/>
          <w:szCs w:val="22"/>
        </w:rPr>
        <w:t>y</w:t>
      </w:r>
      <w:r>
        <w:rPr>
          <w:szCs w:val="22"/>
        </w:rPr>
        <w:t>=60sin(2π</w:t>
      </w:r>
      <w:proofErr w:type="gramStart"/>
      <w:r>
        <w:rPr>
          <w:i/>
          <w:iCs/>
          <w:szCs w:val="22"/>
        </w:rPr>
        <w:t>t</w:t>
      </w:r>
      <w:r>
        <w:rPr>
          <w:szCs w:val="22"/>
        </w:rPr>
        <w:t>)+</w:t>
      </w:r>
      <w:proofErr w:type="gramEnd"/>
      <w:r>
        <w:rPr>
          <w:szCs w:val="22"/>
        </w:rPr>
        <w:t>30sin(5π</w:t>
      </w:r>
      <w:r>
        <w:rPr>
          <w:i/>
          <w:iCs/>
          <w:szCs w:val="22"/>
        </w:rPr>
        <w:t>t</w:t>
      </w:r>
      <w:r>
        <w:rPr>
          <w:szCs w:val="22"/>
        </w:rPr>
        <w:t>) mm is applied. The tracking trajectory and tracking error of multifrequency-sinusoidal motion are depicted in Fig</w:t>
      </w:r>
      <w:ins w:id="70" w:author="TSP TSP" w:date="2024-08-16T16:32:00Z" w16du:dateUtc="2024-08-16T08:32:00Z">
        <w:r w:rsidR="00D539E8">
          <w:rPr>
            <w:rFonts w:hint="eastAsia"/>
            <w:szCs w:val="22"/>
          </w:rPr>
          <w:t>s</w:t>
        </w:r>
      </w:ins>
      <w:r>
        <w:rPr>
          <w:szCs w:val="22"/>
        </w:rPr>
        <w:t xml:space="preserve">. </w:t>
      </w:r>
      <w:r>
        <w:rPr>
          <w:rFonts w:hint="eastAsia"/>
          <w:szCs w:val="22"/>
        </w:rPr>
        <w:t>9</w:t>
      </w:r>
      <w:r>
        <w:rPr>
          <w:szCs w:val="22"/>
        </w:rPr>
        <w:t xml:space="preserve"> and</w:t>
      </w:r>
      <w:del w:id="71" w:author="TSP TSP" w:date="2024-08-16T16:32:00Z" w16du:dateUtc="2024-08-16T08:32:00Z">
        <w:r w:rsidDel="00D539E8">
          <w:rPr>
            <w:szCs w:val="22"/>
          </w:rPr>
          <w:delText xml:space="preserve"> Fig.</w:delText>
        </w:r>
      </w:del>
      <w:r>
        <w:rPr>
          <w:szCs w:val="22"/>
        </w:rPr>
        <w:t xml:space="preserve"> </w:t>
      </w:r>
      <w:r>
        <w:rPr>
          <w:rFonts w:hint="eastAsia"/>
          <w:szCs w:val="22"/>
        </w:rPr>
        <w:t>10</w:t>
      </w:r>
      <w:r>
        <w:rPr>
          <w:szCs w:val="22"/>
        </w:rPr>
        <w:t xml:space="preserve">, respectively. One can find that the tracking performance of PID is less than that of the other two control methods. Although some chatter exists in ABSMC, the control input is reduced compared to SMC. Fig. 11 shows their comparative control input. The control input is smoother than that of SMC and PID, </w:t>
      </w:r>
      <w:r>
        <w:rPr>
          <w:szCs w:val="22"/>
        </w:rPr>
        <w:lastRenderedPageBreak/>
        <w:t xml:space="preserve">which helps reduce chattering and improve control performance. The performance indices of multifrequency-sinusoidal motion are collected in Table 3. The </w:t>
      </w:r>
      <w:r>
        <w:rPr>
          <w:i/>
          <w:iCs/>
          <w:szCs w:val="22"/>
        </w:rPr>
        <w:t>M</w:t>
      </w:r>
      <w:r>
        <w:rPr>
          <w:szCs w:val="22"/>
          <w:vertAlign w:val="subscript"/>
        </w:rPr>
        <w:t>e</w:t>
      </w:r>
      <w:r>
        <w:rPr>
          <w:szCs w:val="22"/>
        </w:rPr>
        <w:t xml:space="preserve"> of the ABSMC is 12.0252 mm, smaller than that of SMC (9.6166 mm) and PID control (</w:t>
      </w:r>
      <w:r>
        <w:rPr>
          <w:rFonts w:hint="eastAsia"/>
          <w:szCs w:val="22"/>
        </w:rPr>
        <w:t>4.6913</w:t>
      </w:r>
      <w:r>
        <w:rPr>
          <w:szCs w:val="22"/>
        </w:rPr>
        <w:t xml:space="preserve"> mm). It indicates that the proposed ABSMC can obtain tracking accuracy at a satisfactory level.</w:t>
      </w:r>
    </w:p>
    <w:p w14:paraId="45C9967D" w14:textId="77777777" w:rsidR="007C74AA" w:rsidRDefault="00000000">
      <w:pPr>
        <w:ind w:firstLine="425"/>
        <w:rPr>
          <w:color w:val="000000"/>
          <w:szCs w:val="22"/>
        </w:rPr>
      </w:pPr>
      <w:r>
        <w:rPr>
          <w:szCs w:val="22"/>
        </w:rPr>
        <w:t xml:space="preserve">The results of trajectory tracking and tracking error of quasi-sinusoidal motion </w:t>
      </w:r>
      <w:r>
        <w:rPr>
          <w:i/>
          <w:iCs/>
          <w:color w:val="000000"/>
          <w:szCs w:val="22"/>
        </w:rPr>
        <w:t>y</w:t>
      </w:r>
      <w:r>
        <w:rPr>
          <w:color w:val="000000"/>
          <w:szCs w:val="22"/>
        </w:rPr>
        <w:t>=30arctan(sin(20π</w:t>
      </w:r>
      <w:r>
        <w:rPr>
          <w:i/>
          <w:iCs/>
          <w:color w:val="000000"/>
          <w:szCs w:val="22"/>
        </w:rPr>
        <w:t>t</w:t>
      </w:r>
      <w:proofErr w:type="gramStart"/>
      <w:r>
        <w:rPr>
          <w:color w:val="000000"/>
          <w:szCs w:val="22"/>
        </w:rPr>
        <w:t>))[</w:t>
      </w:r>
      <w:proofErr w:type="gramEnd"/>
      <w:r>
        <w:rPr>
          <w:color w:val="000000"/>
          <w:szCs w:val="22"/>
        </w:rPr>
        <w:t>1-exp(-6</w:t>
      </w:r>
      <w:r>
        <w:rPr>
          <w:i/>
          <w:iCs/>
          <w:color w:val="000000"/>
          <w:szCs w:val="22"/>
        </w:rPr>
        <w:t>t</w:t>
      </w:r>
      <w:r>
        <w:rPr>
          <w:color w:val="000000"/>
          <w:szCs w:val="22"/>
        </w:rPr>
        <w:t>)] are shown in Figs. 1</w:t>
      </w:r>
      <w:r>
        <w:rPr>
          <w:rFonts w:hint="eastAsia"/>
          <w:color w:val="000000"/>
          <w:szCs w:val="22"/>
        </w:rPr>
        <w:t>2</w:t>
      </w:r>
      <w:r>
        <w:rPr>
          <w:color w:val="000000"/>
          <w:szCs w:val="22"/>
        </w:rPr>
        <w:t xml:space="preserve"> and 1</w:t>
      </w:r>
      <w:r>
        <w:rPr>
          <w:rFonts w:hint="eastAsia"/>
          <w:color w:val="000000"/>
          <w:szCs w:val="22"/>
        </w:rPr>
        <w:t>3</w:t>
      </w:r>
      <w:r>
        <w:rPr>
          <w:color w:val="000000"/>
          <w:szCs w:val="22"/>
        </w:rPr>
        <w:t>, respectively. The trajectory tracking performance of ABSMC is, again, better than that of the other two controllers. In addition, PID and SMC have higher peak errors than the ABSMC when the actuator changes its direction. The corresponding performance indices of quasi-sinusoidal motion are listed in Table 4. The ABSMC performs better than the classical PID and SMC of its adaptive control law. Although the SMC also uses the sliding theory, its tracking performance is worse than that of the SMC. This verifies the superiority of the adaptive law in the ABSMC controller.</w:t>
      </w:r>
    </w:p>
    <w:p w14:paraId="619F20A9" w14:textId="77777777" w:rsidR="007C74AA" w:rsidRDefault="007C74AA">
      <w:pPr>
        <w:rPr>
          <w:szCs w:val="22"/>
        </w:rPr>
      </w:pPr>
    </w:p>
    <w:p w14:paraId="30B4D8C6" w14:textId="77777777" w:rsidR="007C74AA" w:rsidRDefault="007C74AA">
      <w:pPr>
        <w:jc w:val="center"/>
        <w:rPr>
          <w:szCs w:val="22"/>
        </w:rPr>
      </w:pPr>
    </w:p>
    <w:p w14:paraId="24ECF48E" w14:textId="77777777" w:rsidR="007C74AA" w:rsidRDefault="00000000">
      <w:pPr>
        <w:jc w:val="center"/>
        <w:rPr>
          <w:szCs w:val="22"/>
        </w:rPr>
      </w:pPr>
      <w:r>
        <w:rPr>
          <w:noProof/>
        </w:rPr>
        <w:drawing>
          <wp:inline distT="0" distB="0" distL="0" distR="0" wp14:anchorId="7940DF06" wp14:editId="48B8D753">
            <wp:extent cx="4290695" cy="3366135"/>
            <wp:effectExtent l="0" t="0" r="0" b="5715"/>
            <wp:docPr id="17586947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94753" name="图片 4"/>
                    <pic:cNvPicPr>
                      <a:picLocks noChangeAspect="1" noChangeArrowheads="1"/>
                    </pic:cNvPicPr>
                  </pic:nvPicPr>
                  <pic:blipFill>
                    <a:blip r:embed="rId124" cstate="print">
                      <a:extLst>
                        <a:ext uri="{28A0092B-C50C-407E-A947-70E740481C1C}">
                          <a14:useLocalDpi xmlns:a14="http://schemas.microsoft.com/office/drawing/2010/main" val="0"/>
                        </a:ext>
                      </a:extLst>
                    </a:blip>
                    <a:srcRect l="4306" t="3410" r="5417"/>
                    <a:stretch>
                      <a:fillRect/>
                    </a:stretch>
                  </pic:blipFill>
                  <pic:spPr>
                    <a:xfrm>
                      <a:off x="0" y="0"/>
                      <a:ext cx="4295085" cy="3369439"/>
                    </a:xfrm>
                    <a:prstGeom prst="rect">
                      <a:avLst/>
                    </a:prstGeom>
                    <a:noFill/>
                    <a:ln>
                      <a:noFill/>
                    </a:ln>
                  </pic:spPr>
                </pic:pic>
              </a:graphicData>
            </a:graphic>
          </wp:inline>
        </w:drawing>
      </w:r>
    </w:p>
    <w:p w14:paraId="316EB026" w14:textId="77777777" w:rsidR="007C74AA" w:rsidRDefault="00000000">
      <w:pPr>
        <w:jc w:val="center"/>
        <w:rPr>
          <w:szCs w:val="22"/>
        </w:rPr>
      </w:pPr>
      <w:r>
        <w:rPr>
          <w:b/>
          <w:bCs/>
          <w:color w:val="000000" w:themeColor="text1"/>
          <w:szCs w:val="22"/>
        </w:rPr>
        <w:t xml:space="preserve">Figure </w:t>
      </w:r>
      <w:r>
        <w:rPr>
          <w:rFonts w:hint="eastAsia"/>
          <w:b/>
          <w:bCs/>
          <w:color w:val="000000" w:themeColor="text1"/>
          <w:szCs w:val="22"/>
        </w:rPr>
        <w:t>9</w:t>
      </w:r>
      <w:r>
        <w:rPr>
          <w:b/>
          <w:bCs/>
          <w:color w:val="000000" w:themeColor="text1"/>
          <w:szCs w:val="22"/>
        </w:rPr>
        <w:t>:</w:t>
      </w:r>
      <w:r>
        <w:rPr>
          <w:szCs w:val="22"/>
        </w:rPr>
        <w:t xml:space="preserve"> Tracking trajectory of</w:t>
      </w:r>
      <w:bookmarkStart w:id="72" w:name="_Hlk144970792"/>
      <w:r>
        <w:rPr>
          <w:szCs w:val="22"/>
        </w:rPr>
        <w:t xml:space="preserve"> </w:t>
      </w:r>
      <w:bookmarkStart w:id="73" w:name="_Hlk169509122"/>
      <w:r>
        <w:rPr>
          <w:szCs w:val="22"/>
        </w:rPr>
        <w:t>multifrequency-sinusoidal</w:t>
      </w:r>
      <w:bookmarkEnd w:id="73"/>
      <w:r>
        <w:rPr>
          <w:szCs w:val="22"/>
        </w:rPr>
        <w:t xml:space="preserve"> motion</w:t>
      </w:r>
      <w:bookmarkEnd w:id="72"/>
    </w:p>
    <w:p w14:paraId="7E685CFF" w14:textId="77777777" w:rsidR="007C74AA" w:rsidRDefault="00000000">
      <w:pPr>
        <w:jc w:val="center"/>
        <w:rPr>
          <w:szCs w:val="22"/>
        </w:rPr>
      </w:pPr>
      <w:r>
        <w:rPr>
          <w:noProof/>
        </w:rPr>
        <w:lastRenderedPageBreak/>
        <w:drawing>
          <wp:inline distT="0" distB="0" distL="0" distR="0" wp14:anchorId="76296596" wp14:editId="2D2B34EA">
            <wp:extent cx="3927475" cy="3211195"/>
            <wp:effectExtent l="0" t="0" r="0" b="8255"/>
            <wp:docPr id="18732426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42658" name="图片 9"/>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a:xfrm>
                      <a:off x="0" y="0"/>
                      <a:ext cx="3927600" cy="3211200"/>
                    </a:xfrm>
                    <a:prstGeom prst="rect">
                      <a:avLst/>
                    </a:prstGeom>
                    <a:noFill/>
                    <a:ln>
                      <a:noFill/>
                    </a:ln>
                  </pic:spPr>
                </pic:pic>
              </a:graphicData>
            </a:graphic>
          </wp:inline>
        </w:drawing>
      </w:r>
    </w:p>
    <w:p w14:paraId="04C48F83" w14:textId="77777777" w:rsidR="007C74AA" w:rsidRDefault="00000000">
      <w:pPr>
        <w:ind w:firstLineChars="200" w:firstLine="442"/>
        <w:jc w:val="center"/>
        <w:rPr>
          <w:szCs w:val="22"/>
        </w:rPr>
      </w:pPr>
      <w:r>
        <w:rPr>
          <w:b/>
          <w:bCs/>
          <w:color w:val="000000" w:themeColor="text1"/>
          <w:szCs w:val="22"/>
        </w:rPr>
        <w:t xml:space="preserve">Figure </w:t>
      </w:r>
      <w:r>
        <w:rPr>
          <w:rFonts w:hint="eastAsia"/>
          <w:b/>
          <w:bCs/>
          <w:color w:val="000000" w:themeColor="text1"/>
          <w:szCs w:val="22"/>
        </w:rPr>
        <w:t>10</w:t>
      </w:r>
      <w:r>
        <w:rPr>
          <w:b/>
          <w:bCs/>
          <w:color w:val="000000" w:themeColor="text1"/>
          <w:szCs w:val="22"/>
        </w:rPr>
        <w:t>:</w:t>
      </w:r>
      <w:r>
        <w:rPr>
          <w:szCs w:val="22"/>
        </w:rPr>
        <w:t xml:space="preserve"> Tracking error of </w:t>
      </w:r>
      <w:bookmarkStart w:id="74" w:name="_Hlk144799191"/>
      <w:bookmarkStart w:id="75" w:name="_Hlk144892320"/>
      <w:r>
        <w:rPr>
          <w:szCs w:val="22"/>
        </w:rPr>
        <w:t xml:space="preserve">multifrequency-sinusoidal </w:t>
      </w:r>
      <w:bookmarkEnd w:id="74"/>
      <w:r>
        <w:rPr>
          <w:szCs w:val="22"/>
        </w:rPr>
        <w:t>motion</w:t>
      </w:r>
      <w:bookmarkEnd w:id="75"/>
    </w:p>
    <w:p w14:paraId="03C24539" w14:textId="77777777" w:rsidR="007C74AA" w:rsidRDefault="00000000">
      <w:pPr>
        <w:jc w:val="center"/>
        <w:rPr>
          <w:szCs w:val="22"/>
        </w:rPr>
      </w:pPr>
      <w:r>
        <w:rPr>
          <w:noProof/>
        </w:rPr>
        <w:drawing>
          <wp:inline distT="0" distB="0" distL="0" distR="0" wp14:anchorId="6D99AD94" wp14:editId="3BA4E5ED">
            <wp:extent cx="3677920" cy="3039745"/>
            <wp:effectExtent l="0" t="0" r="0" b="8255"/>
            <wp:docPr id="3442166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16662" name="图片 10"/>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a:xfrm>
                      <a:off x="0" y="0"/>
                      <a:ext cx="3683097" cy="3044096"/>
                    </a:xfrm>
                    <a:prstGeom prst="rect">
                      <a:avLst/>
                    </a:prstGeom>
                    <a:noFill/>
                    <a:ln>
                      <a:noFill/>
                    </a:ln>
                  </pic:spPr>
                </pic:pic>
              </a:graphicData>
            </a:graphic>
          </wp:inline>
        </w:drawing>
      </w:r>
    </w:p>
    <w:p w14:paraId="4EE64AC3" w14:textId="77777777" w:rsidR="007C74AA" w:rsidRDefault="00000000">
      <w:pPr>
        <w:jc w:val="center"/>
        <w:rPr>
          <w:szCs w:val="22"/>
        </w:rPr>
      </w:pPr>
      <w:r>
        <w:rPr>
          <w:b/>
          <w:bCs/>
          <w:color w:val="000000" w:themeColor="text1"/>
          <w:szCs w:val="22"/>
        </w:rPr>
        <w:t xml:space="preserve">Figure </w:t>
      </w:r>
      <w:r>
        <w:rPr>
          <w:rFonts w:hint="eastAsia"/>
          <w:b/>
          <w:bCs/>
          <w:color w:val="000000" w:themeColor="text1"/>
          <w:szCs w:val="22"/>
        </w:rPr>
        <w:t>11</w:t>
      </w:r>
      <w:r>
        <w:rPr>
          <w:b/>
          <w:bCs/>
          <w:color w:val="000000" w:themeColor="text1"/>
          <w:szCs w:val="22"/>
        </w:rPr>
        <w:t>:</w:t>
      </w:r>
      <w:r>
        <w:rPr>
          <w:szCs w:val="22"/>
        </w:rPr>
        <w:t xml:space="preserve"> Control input of multifrequency-sinusoidal motion</w:t>
      </w:r>
    </w:p>
    <w:p w14:paraId="73CEF760" w14:textId="77777777" w:rsidR="007C74AA" w:rsidRDefault="00000000">
      <w:pPr>
        <w:jc w:val="center"/>
        <w:rPr>
          <w:szCs w:val="22"/>
        </w:rPr>
      </w:pPr>
      <w:r>
        <w:rPr>
          <w:b/>
          <w:bCs/>
          <w:color w:val="000000" w:themeColor="text1"/>
          <w:szCs w:val="22"/>
        </w:rPr>
        <w:t>Table 3:</w:t>
      </w:r>
      <w:r>
        <w:rPr>
          <w:b/>
          <w:bCs/>
          <w:szCs w:val="22"/>
        </w:rPr>
        <w:t xml:space="preserve"> </w:t>
      </w:r>
      <w:bookmarkStart w:id="76" w:name="_Hlk144971463"/>
      <w:r>
        <w:rPr>
          <w:szCs w:val="22"/>
        </w:rPr>
        <w:t>Performance indices of multifrequency-sinusoidal motion</w:t>
      </w:r>
      <w:bookmarkEnd w:id="76"/>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7C74AA" w14:paraId="40E24B21" w14:textId="77777777">
        <w:tc>
          <w:tcPr>
            <w:tcW w:w="2074" w:type="dxa"/>
            <w:tcBorders>
              <w:top w:val="single" w:sz="4" w:space="0" w:color="auto"/>
              <w:bottom w:val="single" w:sz="4" w:space="0" w:color="auto"/>
            </w:tcBorders>
          </w:tcPr>
          <w:p w14:paraId="65F5043A" w14:textId="77777777" w:rsidR="007C74AA" w:rsidRDefault="00000000">
            <w:pPr>
              <w:jc w:val="center"/>
              <w:rPr>
                <w:szCs w:val="22"/>
              </w:rPr>
            </w:pPr>
            <w:r>
              <w:rPr>
                <w:szCs w:val="22"/>
              </w:rPr>
              <w:t>Indices</w:t>
            </w:r>
          </w:p>
        </w:tc>
        <w:tc>
          <w:tcPr>
            <w:tcW w:w="2074" w:type="dxa"/>
            <w:tcBorders>
              <w:top w:val="single" w:sz="4" w:space="0" w:color="auto"/>
              <w:bottom w:val="single" w:sz="4" w:space="0" w:color="auto"/>
            </w:tcBorders>
          </w:tcPr>
          <w:p w14:paraId="03B003B5" w14:textId="77777777" w:rsidR="007C74AA" w:rsidRDefault="00000000">
            <w:pPr>
              <w:jc w:val="center"/>
              <w:rPr>
                <w:szCs w:val="22"/>
              </w:rPr>
            </w:pPr>
            <w:bookmarkStart w:id="77" w:name="_Hlk164863978"/>
            <w:r>
              <w:rPr>
                <w:i/>
                <w:iCs/>
                <w:szCs w:val="22"/>
              </w:rPr>
              <w:t>M</w:t>
            </w:r>
            <w:r>
              <w:rPr>
                <w:szCs w:val="22"/>
                <w:vertAlign w:val="subscript"/>
              </w:rPr>
              <w:t>e</w:t>
            </w:r>
            <w:bookmarkEnd w:id="77"/>
          </w:p>
        </w:tc>
        <w:tc>
          <w:tcPr>
            <w:tcW w:w="2074" w:type="dxa"/>
            <w:tcBorders>
              <w:top w:val="single" w:sz="4" w:space="0" w:color="auto"/>
              <w:bottom w:val="single" w:sz="4" w:space="0" w:color="auto"/>
            </w:tcBorders>
          </w:tcPr>
          <w:p w14:paraId="128AFA0B" w14:textId="77777777" w:rsidR="007C74AA" w:rsidRDefault="00000000">
            <w:pPr>
              <w:jc w:val="center"/>
              <w:rPr>
                <w:i/>
                <w:iCs/>
                <w:szCs w:val="22"/>
              </w:rPr>
            </w:pPr>
            <w:proofErr w:type="spellStart"/>
            <w:r>
              <w:rPr>
                <w:i/>
                <w:iCs/>
                <w:szCs w:val="22"/>
              </w:rPr>
              <w:t>μ</w:t>
            </w:r>
            <w:r>
              <w:rPr>
                <w:i/>
                <w:iCs/>
                <w:szCs w:val="22"/>
                <w:vertAlign w:val="subscript"/>
              </w:rPr>
              <w:t>e</w:t>
            </w:r>
            <w:proofErr w:type="spellEnd"/>
          </w:p>
        </w:tc>
        <w:tc>
          <w:tcPr>
            <w:tcW w:w="2074" w:type="dxa"/>
            <w:tcBorders>
              <w:top w:val="single" w:sz="4" w:space="0" w:color="auto"/>
              <w:bottom w:val="single" w:sz="4" w:space="0" w:color="auto"/>
            </w:tcBorders>
          </w:tcPr>
          <w:p w14:paraId="78A72FD1" w14:textId="77777777" w:rsidR="007C74AA" w:rsidRDefault="00000000">
            <w:pPr>
              <w:jc w:val="center"/>
              <w:rPr>
                <w:i/>
                <w:iCs/>
                <w:szCs w:val="22"/>
              </w:rPr>
            </w:pPr>
            <w:proofErr w:type="spellStart"/>
            <w:r>
              <w:rPr>
                <w:i/>
                <w:iCs/>
                <w:szCs w:val="22"/>
              </w:rPr>
              <w:t>σ</w:t>
            </w:r>
            <w:r>
              <w:rPr>
                <w:i/>
                <w:iCs/>
                <w:szCs w:val="22"/>
                <w:vertAlign w:val="subscript"/>
              </w:rPr>
              <w:t>e</w:t>
            </w:r>
            <w:proofErr w:type="spellEnd"/>
          </w:p>
        </w:tc>
      </w:tr>
      <w:tr w:rsidR="007C74AA" w14:paraId="2C092006" w14:textId="77777777">
        <w:tc>
          <w:tcPr>
            <w:tcW w:w="2074" w:type="dxa"/>
            <w:tcBorders>
              <w:top w:val="single" w:sz="4" w:space="0" w:color="auto"/>
            </w:tcBorders>
          </w:tcPr>
          <w:p w14:paraId="44690189" w14:textId="77777777" w:rsidR="007C74AA" w:rsidRDefault="00000000">
            <w:pPr>
              <w:jc w:val="center"/>
              <w:rPr>
                <w:szCs w:val="22"/>
              </w:rPr>
            </w:pPr>
            <w:r>
              <w:rPr>
                <w:szCs w:val="22"/>
              </w:rPr>
              <w:t>PID</w:t>
            </w:r>
          </w:p>
        </w:tc>
        <w:tc>
          <w:tcPr>
            <w:tcW w:w="2074" w:type="dxa"/>
            <w:tcBorders>
              <w:top w:val="single" w:sz="4" w:space="0" w:color="auto"/>
            </w:tcBorders>
          </w:tcPr>
          <w:p w14:paraId="0B6CC8BA" w14:textId="77777777" w:rsidR="007C74AA" w:rsidRDefault="00000000">
            <w:pPr>
              <w:jc w:val="center"/>
              <w:rPr>
                <w:szCs w:val="22"/>
              </w:rPr>
            </w:pPr>
            <w:bookmarkStart w:id="78" w:name="_Hlk164864034"/>
            <w:r>
              <w:rPr>
                <w:szCs w:val="22"/>
              </w:rPr>
              <w:t>12.0252</w:t>
            </w:r>
            <w:bookmarkEnd w:id="78"/>
          </w:p>
        </w:tc>
        <w:tc>
          <w:tcPr>
            <w:tcW w:w="2074" w:type="dxa"/>
            <w:tcBorders>
              <w:top w:val="single" w:sz="4" w:space="0" w:color="auto"/>
            </w:tcBorders>
          </w:tcPr>
          <w:p w14:paraId="675D46E2" w14:textId="77777777" w:rsidR="007C74AA" w:rsidRDefault="00000000">
            <w:pPr>
              <w:jc w:val="center"/>
              <w:rPr>
                <w:szCs w:val="22"/>
              </w:rPr>
            </w:pPr>
            <w:r>
              <w:rPr>
                <w:szCs w:val="22"/>
              </w:rPr>
              <w:t>3.9661</w:t>
            </w:r>
          </w:p>
        </w:tc>
        <w:tc>
          <w:tcPr>
            <w:tcW w:w="2074" w:type="dxa"/>
            <w:tcBorders>
              <w:top w:val="single" w:sz="4" w:space="0" w:color="auto"/>
            </w:tcBorders>
          </w:tcPr>
          <w:p w14:paraId="0075389A" w14:textId="77777777" w:rsidR="007C74AA" w:rsidRDefault="00000000">
            <w:pPr>
              <w:jc w:val="center"/>
              <w:rPr>
                <w:szCs w:val="22"/>
              </w:rPr>
            </w:pPr>
            <w:r>
              <w:rPr>
                <w:szCs w:val="22"/>
              </w:rPr>
              <w:t>2</w:t>
            </w:r>
            <w:r>
              <w:rPr>
                <w:rFonts w:hint="eastAsia"/>
                <w:szCs w:val="22"/>
              </w:rPr>
              <w:t>.</w:t>
            </w:r>
            <w:r>
              <w:rPr>
                <w:szCs w:val="22"/>
              </w:rPr>
              <w:t>8385</w:t>
            </w:r>
          </w:p>
        </w:tc>
      </w:tr>
      <w:tr w:rsidR="007C74AA" w14:paraId="3F272934" w14:textId="77777777">
        <w:tc>
          <w:tcPr>
            <w:tcW w:w="2074" w:type="dxa"/>
          </w:tcPr>
          <w:p w14:paraId="751E42DF" w14:textId="77777777" w:rsidR="007C74AA" w:rsidRDefault="00000000">
            <w:pPr>
              <w:jc w:val="center"/>
              <w:rPr>
                <w:szCs w:val="22"/>
              </w:rPr>
            </w:pPr>
            <w:r>
              <w:rPr>
                <w:szCs w:val="22"/>
              </w:rPr>
              <w:t>SMC</w:t>
            </w:r>
          </w:p>
        </w:tc>
        <w:tc>
          <w:tcPr>
            <w:tcW w:w="2074" w:type="dxa"/>
          </w:tcPr>
          <w:p w14:paraId="24F84F4D" w14:textId="77777777" w:rsidR="007C74AA" w:rsidRDefault="00000000">
            <w:pPr>
              <w:jc w:val="center"/>
              <w:rPr>
                <w:szCs w:val="22"/>
              </w:rPr>
            </w:pPr>
            <w:r>
              <w:rPr>
                <w:szCs w:val="22"/>
              </w:rPr>
              <w:t>9.6166</w:t>
            </w:r>
          </w:p>
        </w:tc>
        <w:tc>
          <w:tcPr>
            <w:tcW w:w="2074" w:type="dxa"/>
          </w:tcPr>
          <w:p w14:paraId="6506F697" w14:textId="77777777" w:rsidR="007C74AA" w:rsidRDefault="00000000">
            <w:pPr>
              <w:jc w:val="center"/>
              <w:rPr>
                <w:szCs w:val="22"/>
              </w:rPr>
            </w:pPr>
            <w:r>
              <w:rPr>
                <w:szCs w:val="22"/>
              </w:rPr>
              <w:t>1.3385</w:t>
            </w:r>
          </w:p>
        </w:tc>
        <w:tc>
          <w:tcPr>
            <w:tcW w:w="2074" w:type="dxa"/>
          </w:tcPr>
          <w:p w14:paraId="572EF2D8" w14:textId="77777777" w:rsidR="007C74AA" w:rsidRDefault="00000000">
            <w:pPr>
              <w:jc w:val="center"/>
              <w:rPr>
                <w:szCs w:val="22"/>
              </w:rPr>
            </w:pPr>
            <w:r>
              <w:rPr>
                <w:szCs w:val="22"/>
              </w:rPr>
              <w:t>1.5291</w:t>
            </w:r>
          </w:p>
        </w:tc>
      </w:tr>
      <w:tr w:rsidR="007C74AA" w14:paraId="773AC788" w14:textId="77777777">
        <w:tc>
          <w:tcPr>
            <w:tcW w:w="2074" w:type="dxa"/>
          </w:tcPr>
          <w:p w14:paraId="5C647679" w14:textId="77777777" w:rsidR="007C74AA" w:rsidRDefault="00000000">
            <w:pPr>
              <w:jc w:val="center"/>
              <w:rPr>
                <w:szCs w:val="22"/>
              </w:rPr>
            </w:pPr>
            <w:r>
              <w:rPr>
                <w:szCs w:val="22"/>
              </w:rPr>
              <w:lastRenderedPageBreak/>
              <w:t>ABSMC</w:t>
            </w:r>
          </w:p>
        </w:tc>
        <w:tc>
          <w:tcPr>
            <w:tcW w:w="2074" w:type="dxa"/>
          </w:tcPr>
          <w:p w14:paraId="1521DDD8" w14:textId="77777777" w:rsidR="007C74AA" w:rsidRDefault="00000000">
            <w:pPr>
              <w:jc w:val="center"/>
              <w:rPr>
                <w:szCs w:val="22"/>
              </w:rPr>
            </w:pPr>
            <w:bookmarkStart w:id="79" w:name="_Hlk164864135"/>
            <w:r>
              <w:rPr>
                <w:rFonts w:hint="eastAsia"/>
                <w:szCs w:val="22"/>
              </w:rPr>
              <w:t>4.69133</w:t>
            </w:r>
            <w:bookmarkEnd w:id="79"/>
          </w:p>
        </w:tc>
        <w:tc>
          <w:tcPr>
            <w:tcW w:w="2074" w:type="dxa"/>
          </w:tcPr>
          <w:p w14:paraId="4F4871CC" w14:textId="77777777" w:rsidR="007C74AA" w:rsidRDefault="00000000">
            <w:pPr>
              <w:jc w:val="center"/>
              <w:rPr>
                <w:szCs w:val="22"/>
              </w:rPr>
            </w:pPr>
            <w:r>
              <w:rPr>
                <w:rFonts w:hint="eastAsia"/>
                <w:szCs w:val="22"/>
              </w:rPr>
              <w:t>0.6366</w:t>
            </w:r>
          </w:p>
        </w:tc>
        <w:tc>
          <w:tcPr>
            <w:tcW w:w="2074" w:type="dxa"/>
          </w:tcPr>
          <w:p w14:paraId="29428025" w14:textId="77777777" w:rsidR="007C74AA" w:rsidRDefault="00000000">
            <w:pPr>
              <w:jc w:val="center"/>
              <w:rPr>
                <w:szCs w:val="22"/>
              </w:rPr>
            </w:pPr>
            <w:r>
              <w:rPr>
                <w:rFonts w:hint="eastAsia"/>
                <w:szCs w:val="22"/>
              </w:rPr>
              <w:t>0.8852</w:t>
            </w:r>
          </w:p>
        </w:tc>
      </w:tr>
    </w:tbl>
    <w:bookmarkEnd w:id="64"/>
    <w:p w14:paraId="2505A02C" w14:textId="77777777" w:rsidR="007C74AA" w:rsidRDefault="00000000">
      <w:pPr>
        <w:jc w:val="center"/>
        <w:rPr>
          <w:b/>
          <w:bCs/>
          <w:szCs w:val="22"/>
        </w:rPr>
      </w:pPr>
      <w:r>
        <w:rPr>
          <w:noProof/>
        </w:rPr>
        <w:drawing>
          <wp:inline distT="0" distB="0" distL="0" distR="0" wp14:anchorId="401582F3" wp14:editId="144D738E">
            <wp:extent cx="3938905" cy="2987040"/>
            <wp:effectExtent l="0" t="0" r="4445" b="3810"/>
            <wp:docPr id="825603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0338" name="图片 5"/>
                    <pic:cNvPicPr>
                      <a:picLocks noChangeAspect="1" noChangeArrowheads="1"/>
                    </pic:cNvPicPr>
                  </pic:nvPicPr>
                  <pic:blipFill>
                    <a:blip r:embed="rId127" cstate="print">
                      <a:extLst>
                        <a:ext uri="{28A0092B-C50C-407E-A947-70E740481C1C}">
                          <a14:useLocalDpi xmlns:a14="http://schemas.microsoft.com/office/drawing/2010/main" val="0"/>
                        </a:ext>
                      </a:extLst>
                    </a:blip>
                    <a:srcRect l="5439" r="6694"/>
                    <a:stretch>
                      <a:fillRect/>
                    </a:stretch>
                  </pic:blipFill>
                  <pic:spPr>
                    <a:xfrm>
                      <a:off x="0" y="0"/>
                      <a:ext cx="3942240" cy="2990052"/>
                    </a:xfrm>
                    <a:prstGeom prst="rect">
                      <a:avLst/>
                    </a:prstGeom>
                    <a:noFill/>
                    <a:ln>
                      <a:noFill/>
                    </a:ln>
                  </pic:spPr>
                </pic:pic>
              </a:graphicData>
            </a:graphic>
          </wp:inline>
        </w:drawing>
      </w:r>
    </w:p>
    <w:p w14:paraId="63DE83E3" w14:textId="77777777" w:rsidR="007C74AA" w:rsidRDefault="00000000">
      <w:pPr>
        <w:jc w:val="center"/>
        <w:rPr>
          <w:szCs w:val="22"/>
        </w:rPr>
      </w:pPr>
      <w:bookmarkStart w:id="80" w:name="_Hlk165969240"/>
      <w:r>
        <w:rPr>
          <w:b/>
          <w:bCs/>
          <w:color w:val="000000" w:themeColor="text1"/>
          <w:szCs w:val="22"/>
        </w:rPr>
        <w:t>Figure 1</w:t>
      </w:r>
      <w:r>
        <w:rPr>
          <w:rFonts w:hint="eastAsia"/>
          <w:b/>
          <w:bCs/>
          <w:color w:val="000000" w:themeColor="text1"/>
          <w:szCs w:val="22"/>
        </w:rPr>
        <w:t>2</w:t>
      </w:r>
      <w:r>
        <w:rPr>
          <w:b/>
          <w:bCs/>
          <w:color w:val="000000" w:themeColor="text1"/>
          <w:szCs w:val="22"/>
        </w:rPr>
        <w:t xml:space="preserve">: </w:t>
      </w:r>
      <w:r>
        <w:rPr>
          <w:szCs w:val="22"/>
        </w:rPr>
        <w:t xml:space="preserve">Tracking trajectory of </w:t>
      </w:r>
      <w:bookmarkStart w:id="81" w:name="_Hlk144978791"/>
      <w:r>
        <w:rPr>
          <w:szCs w:val="22"/>
        </w:rPr>
        <w:t>quasi-sinusoidal motion</w:t>
      </w:r>
      <w:bookmarkEnd w:id="80"/>
      <w:bookmarkEnd w:id="81"/>
    </w:p>
    <w:p w14:paraId="6A767560" w14:textId="77777777" w:rsidR="007C74AA" w:rsidRDefault="00000000">
      <w:pPr>
        <w:jc w:val="center"/>
        <w:rPr>
          <w:szCs w:val="22"/>
        </w:rPr>
      </w:pPr>
      <w:r>
        <w:rPr>
          <w:noProof/>
        </w:rPr>
        <w:drawing>
          <wp:inline distT="0" distB="0" distL="0" distR="0" wp14:anchorId="7A56C8CD" wp14:editId="604D4FC7">
            <wp:extent cx="3557174" cy="2814448"/>
            <wp:effectExtent l="0" t="0" r="5715" b="5080"/>
            <wp:docPr id="1043545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4527" name="图片 1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a:xfrm>
                      <a:off x="0" y="0"/>
                      <a:ext cx="3570329" cy="2824856"/>
                    </a:xfrm>
                    <a:prstGeom prst="rect">
                      <a:avLst/>
                    </a:prstGeom>
                    <a:noFill/>
                    <a:ln>
                      <a:noFill/>
                    </a:ln>
                  </pic:spPr>
                </pic:pic>
              </a:graphicData>
            </a:graphic>
          </wp:inline>
        </w:drawing>
      </w:r>
    </w:p>
    <w:p w14:paraId="5D81E2E1" w14:textId="77777777" w:rsidR="007C74AA" w:rsidRDefault="00000000">
      <w:pPr>
        <w:ind w:firstLineChars="200" w:firstLine="442"/>
        <w:jc w:val="center"/>
        <w:rPr>
          <w:szCs w:val="22"/>
        </w:rPr>
      </w:pPr>
      <w:r>
        <w:rPr>
          <w:b/>
          <w:bCs/>
          <w:color w:val="000000" w:themeColor="text1"/>
          <w:szCs w:val="22"/>
        </w:rPr>
        <w:t>Figure 1</w:t>
      </w:r>
      <w:r>
        <w:rPr>
          <w:rFonts w:hint="eastAsia"/>
          <w:b/>
          <w:bCs/>
          <w:color w:val="000000" w:themeColor="text1"/>
          <w:szCs w:val="22"/>
        </w:rPr>
        <w:t>3</w:t>
      </w:r>
      <w:r>
        <w:rPr>
          <w:b/>
          <w:bCs/>
          <w:color w:val="000000" w:themeColor="text1"/>
          <w:szCs w:val="22"/>
        </w:rPr>
        <w:t xml:space="preserve">: </w:t>
      </w:r>
      <w:r>
        <w:rPr>
          <w:szCs w:val="22"/>
        </w:rPr>
        <w:t xml:space="preserve">Tracking error of </w:t>
      </w:r>
      <w:bookmarkStart w:id="82" w:name="_Hlk144978964"/>
      <w:bookmarkStart w:id="83" w:name="_Hlk169509138"/>
      <w:r>
        <w:rPr>
          <w:szCs w:val="22"/>
        </w:rPr>
        <w:t>quasi-sinusoidal</w:t>
      </w:r>
      <w:bookmarkEnd w:id="82"/>
      <w:r>
        <w:rPr>
          <w:szCs w:val="22"/>
        </w:rPr>
        <w:t xml:space="preserve"> </w:t>
      </w:r>
      <w:bookmarkEnd w:id="83"/>
      <w:r>
        <w:rPr>
          <w:szCs w:val="22"/>
        </w:rPr>
        <w:t>motion</w:t>
      </w:r>
    </w:p>
    <w:p w14:paraId="5AE9A701" w14:textId="77777777" w:rsidR="007C74AA" w:rsidRDefault="00000000">
      <w:pPr>
        <w:jc w:val="center"/>
        <w:rPr>
          <w:szCs w:val="22"/>
        </w:rPr>
      </w:pPr>
      <w:bookmarkStart w:id="84" w:name="_Hlk144978992"/>
      <w:bookmarkStart w:id="85" w:name="_Hlk171589863"/>
      <w:r>
        <w:rPr>
          <w:b/>
          <w:bCs/>
          <w:color w:val="000000" w:themeColor="text1"/>
          <w:szCs w:val="22"/>
        </w:rPr>
        <w:t>Table 4:</w:t>
      </w:r>
      <w:r>
        <w:rPr>
          <w:b/>
          <w:bCs/>
          <w:szCs w:val="22"/>
        </w:rPr>
        <w:t xml:space="preserve"> </w:t>
      </w:r>
      <w:r>
        <w:rPr>
          <w:szCs w:val="22"/>
        </w:rPr>
        <w:t>Performance indices of quasi-sinusoidal motion</w:t>
      </w:r>
      <w:bookmarkEnd w:id="84"/>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7C74AA" w14:paraId="13EA8BBB" w14:textId="77777777">
        <w:tc>
          <w:tcPr>
            <w:tcW w:w="2074" w:type="dxa"/>
            <w:tcBorders>
              <w:top w:val="single" w:sz="4" w:space="0" w:color="auto"/>
              <w:bottom w:val="single" w:sz="4" w:space="0" w:color="auto"/>
            </w:tcBorders>
          </w:tcPr>
          <w:bookmarkEnd w:id="85"/>
          <w:p w14:paraId="50B8C653" w14:textId="77777777" w:rsidR="007C74AA" w:rsidRDefault="00000000">
            <w:pPr>
              <w:jc w:val="center"/>
              <w:rPr>
                <w:szCs w:val="22"/>
              </w:rPr>
            </w:pPr>
            <w:r>
              <w:rPr>
                <w:szCs w:val="22"/>
              </w:rPr>
              <w:t>Indices</w:t>
            </w:r>
          </w:p>
        </w:tc>
        <w:tc>
          <w:tcPr>
            <w:tcW w:w="2074" w:type="dxa"/>
            <w:tcBorders>
              <w:top w:val="single" w:sz="4" w:space="0" w:color="auto"/>
              <w:bottom w:val="single" w:sz="4" w:space="0" w:color="auto"/>
            </w:tcBorders>
          </w:tcPr>
          <w:p w14:paraId="5B9D4CBF" w14:textId="77777777" w:rsidR="007C74AA" w:rsidRDefault="00000000">
            <w:pPr>
              <w:jc w:val="center"/>
              <w:rPr>
                <w:szCs w:val="22"/>
              </w:rPr>
            </w:pPr>
            <w:r>
              <w:rPr>
                <w:i/>
                <w:iCs/>
                <w:szCs w:val="22"/>
              </w:rPr>
              <w:t>M</w:t>
            </w:r>
            <w:r>
              <w:rPr>
                <w:szCs w:val="22"/>
                <w:vertAlign w:val="subscript"/>
              </w:rPr>
              <w:t>e</w:t>
            </w:r>
          </w:p>
        </w:tc>
        <w:tc>
          <w:tcPr>
            <w:tcW w:w="2074" w:type="dxa"/>
            <w:tcBorders>
              <w:top w:val="single" w:sz="4" w:space="0" w:color="auto"/>
              <w:bottom w:val="single" w:sz="4" w:space="0" w:color="auto"/>
            </w:tcBorders>
          </w:tcPr>
          <w:p w14:paraId="3C96191F" w14:textId="77777777" w:rsidR="007C74AA" w:rsidRDefault="00000000">
            <w:pPr>
              <w:jc w:val="center"/>
              <w:rPr>
                <w:i/>
                <w:iCs/>
                <w:szCs w:val="22"/>
              </w:rPr>
            </w:pPr>
            <w:proofErr w:type="spellStart"/>
            <w:r>
              <w:rPr>
                <w:i/>
                <w:iCs/>
                <w:szCs w:val="22"/>
              </w:rPr>
              <w:t>μ</w:t>
            </w:r>
            <w:r>
              <w:rPr>
                <w:i/>
                <w:iCs/>
                <w:szCs w:val="22"/>
                <w:vertAlign w:val="subscript"/>
              </w:rPr>
              <w:t>e</w:t>
            </w:r>
            <w:proofErr w:type="spellEnd"/>
          </w:p>
        </w:tc>
        <w:tc>
          <w:tcPr>
            <w:tcW w:w="2074" w:type="dxa"/>
            <w:tcBorders>
              <w:top w:val="single" w:sz="4" w:space="0" w:color="auto"/>
              <w:bottom w:val="single" w:sz="4" w:space="0" w:color="auto"/>
            </w:tcBorders>
          </w:tcPr>
          <w:p w14:paraId="654E9D04" w14:textId="77777777" w:rsidR="007C74AA" w:rsidRDefault="00000000">
            <w:pPr>
              <w:jc w:val="center"/>
              <w:rPr>
                <w:i/>
                <w:iCs/>
                <w:szCs w:val="22"/>
              </w:rPr>
            </w:pPr>
            <w:proofErr w:type="spellStart"/>
            <w:r>
              <w:rPr>
                <w:i/>
                <w:iCs/>
                <w:szCs w:val="22"/>
              </w:rPr>
              <w:t>σ</w:t>
            </w:r>
            <w:r>
              <w:rPr>
                <w:i/>
                <w:iCs/>
                <w:szCs w:val="22"/>
                <w:vertAlign w:val="subscript"/>
              </w:rPr>
              <w:t>e</w:t>
            </w:r>
            <w:proofErr w:type="spellEnd"/>
          </w:p>
        </w:tc>
      </w:tr>
      <w:tr w:rsidR="007C74AA" w14:paraId="48FBF12A" w14:textId="77777777">
        <w:tc>
          <w:tcPr>
            <w:tcW w:w="2074" w:type="dxa"/>
            <w:tcBorders>
              <w:top w:val="single" w:sz="4" w:space="0" w:color="auto"/>
            </w:tcBorders>
          </w:tcPr>
          <w:p w14:paraId="27FF4047" w14:textId="77777777" w:rsidR="007C74AA" w:rsidRDefault="00000000">
            <w:pPr>
              <w:jc w:val="center"/>
              <w:rPr>
                <w:szCs w:val="22"/>
              </w:rPr>
            </w:pPr>
            <w:r>
              <w:rPr>
                <w:szCs w:val="22"/>
              </w:rPr>
              <w:t>PID</w:t>
            </w:r>
          </w:p>
        </w:tc>
        <w:tc>
          <w:tcPr>
            <w:tcW w:w="2074" w:type="dxa"/>
            <w:tcBorders>
              <w:top w:val="single" w:sz="4" w:space="0" w:color="auto"/>
            </w:tcBorders>
          </w:tcPr>
          <w:p w14:paraId="0651B83E" w14:textId="77777777" w:rsidR="007C74AA" w:rsidRDefault="00000000">
            <w:pPr>
              <w:jc w:val="center"/>
              <w:rPr>
                <w:szCs w:val="22"/>
              </w:rPr>
            </w:pPr>
            <w:r>
              <w:rPr>
                <w:szCs w:val="22"/>
              </w:rPr>
              <w:t>2.3402</w:t>
            </w:r>
          </w:p>
        </w:tc>
        <w:tc>
          <w:tcPr>
            <w:tcW w:w="2074" w:type="dxa"/>
            <w:tcBorders>
              <w:top w:val="single" w:sz="4" w:space="0" w:color="auto"/>
            </w:tcBorders>
          </w:tcPr>
          <w:p w14:paraId="0815CAD7" w14:textId="77777777" w:rsidR="007C74AA" w:rsidRDefault="00000000">
            <w:pPr>
              <w:jc w:val="center"/>
              <w:rPr>
                <w:szCs w:val="22"/>
              </w:rPr>
            </w:pPr>
            <w:r>
              <w:rPr>
                <w:szCs w:val="22"/>
              </w:rPr>
              <w:t>1.0684</w:t>
            </w:r>
          </w:p>
        </w:tc>
        <w:tc>
          <w:tcPr>
            <w:tcW w:w="2074" w:type="dxa"/>
            <w:tcBorders>
              <w:top w:val="single" w:sz="4" w:space="0" w:color="auto"/>
            </w:tcBorders>
          </w:tcPr>
          <w:p w14:paraId="471342F1" w14:textId="77777777" w:rsidR="007C74AA" w:rsidRDefault="00000000">
            <w:pPr>
              <w:jc w:val="center"/>
              <w:rPr>
                <w:szCs w:val="22"/>
              </w:rPr>
            </w:pPr>
            <w:r>
              <w:rPr>
                <w:szCs w:val="22"/>
              </w:rPr>
              <w:t>0.6278</w:t>
            </w:r>
          </w:p>
        </w:tc>
      </w:tr>
      <w:tr w:rsidR="007C74AA" w14:paraId="10A515DE" w14:textId="77777777">
        <w:tc>
          <w:tcPr>
            <w:tcW w:w="2074" w:type="dxa"/>
          </w:tcPr>
          <w:p w14:paraId="045FBB64" w14:textId="77777777" w:rsidR="007C74AA" w:rsidRDefault="00000000">
            <w:pPr>
              <w:jc w:val="center"/>
              <w:rPr>
                <w:szCs w:val="22"/>
              </w:rPr>
            </w:pPr>
            <w:r>
              <w:rPr>
                <w:szCs w:val="22"/>
              </w:rPr>
              <w:t>SMC</w:t>
            </w:r>
          </w:p>
        </w:tc>
        <w:tc>
          <w:tcPr>
            <w:tcW w:w="2074" w:type="dxa"/>
          </w:tcPr>
          <w:p w14:paraId="67A4AAB7" w14:textId="77777777" w:rsidR="007C74AA" w:rsidRDefault="00000000">
            <w:pPr>
              <w:jc w:val="center"/>
              <w:rPr>
                <w:szCs w:val="22"/>
              </w:rPr>
            </w:pPr>
            <w:r>
              <w:rPr>
                <w:szCs w:val="22"/>
              </w:rPr>
              <w:t>1.6755</w:t>
            </w:r>
          </w:p>
        </w:tc>
        <w:tc>
          <w:tcPr>
            <w:tcW w:w="2074" w:type="dxa"/>
          </w:tcPr>
          <w:p w14:paraId="333621F2" w14:textId="77777777" w:rsidR="007C74AA" w:rsidRDefault="00000000">
            <w:pPr>
              <w:jc w:val="center"/>
              <w:rPr>
                <w:szCs w:val="22"/>
              </w:rPr>
            </w:pPr>
            <w:r>
              <w:rPr>
                <w:szCs w:val="22"/>
              </w:rPr>
              <w:t>0.5818</w:t>
            </w:r>
          </w:p>
        </w:tc>
        <w:tc>
          <w:tcPr>
            <w:tcW w:w="2074" w:type="dxa"/>
          </w:tcPr>
          <w:p w14:paraId="3EC1173B" w14:textId="77777777" w:rsidR="007C74AA" w:rsidRDefault="00000000">
            <w:pPr>
              <w:jc w:val="center"/>
              <w:rPr>
                <w:szCs w:val="22"/>
              </w:rPr>
            </w:pPr>
            <w:r>
              <w:rPr>
                <w:szCs w:val="22"/>
              </w:rPr>
              <w:t>0.3678</w:t>
            </w:r>
          </w:p>
        </w:tc>
      </w:tr>
      <w:tr w:rsidR="007C74AA" w14:paraId="4BE12DD5" w14:textId="77777777">
        <w:tc>
          <w:tcPr>
            <w:tcW w:w="2074" w:type="dxa"/>
          </w:tcPr>
          <w:p w14:paraId="28449A8D" w14:textId="77777777" w:rsidR="007C74AA" w:rsidRDefault="00000000">
            <w:pPr>
              <w:jc w:val="center"/>
              <w:rPr>
                <w:szCs w:val="22"/>
              </w:rPr>
            </w:pPr>
            <w:r>
              <w:rPr>
                <w:szCs w:val="22"/>
              </w:rPr>
              <w:t>ABSMC</w:t>
            </w:r>
          </w:p>
        </w:tc>
        <w:tc>
          <w:tcPr>
            <w:tcW w:w="2074" w:type="dxa"/>
          </w:tcPr>
          <w:p w14:paraId="6AE9CFD6" w14:textId="77777777" w:rsidR="007C74AA" w:rsidRDefault="00000000">
            <w:pPr>
              <w:jc w:val="center"/>
              <w:rPr>
                <w:szCs w:val="22"/>
              </w:rPr>
            </w:pPr>
            <w:r>
              <w:rPr>
                <w:rFonts w:hint="eastAsia"/>
                <w:szCs w:val="22"/>
              </w:rPr>
              <w:t>0.6191</w:t>
            </w:r>
          </w:p>
        </w:tc>
        <w:tc>
          <w:tcPr>
            <w:tcW w:w="2074" w:type="dxa"/>
          </w:tcPr>
          <w:p w14:paraId="26D742EC" w14:textId="77777777" w:rsidR="007C74AA" w:rsidRDefault="00000000">
            <w:pPr>
              <w:jc w:val="center"/>
              <w:rPr>
                <w:szCs w:val="22"/>
              </w:rPr>
            </w:pPr>
            <w:r>
              <w:rPr>
                <w:rFonts w:hint="eastAsia"/>
                <w:szCs w:val="22"/>
              </w:rPr>
              <w:t>0.3038</w:t>
            </w:r>
          </w:p>
        </w:tc>
        <w:tc>
          <w:tcPr>
            <w:tcW w:w="2074" w:type="dxa"/>
          </w:tcPr>
          <w:p w14:paraId="2B2F2D14" w14:textId="77777777" w:rsidR="007C74AA" w:rsidRDefault="00000000">
            <w:pPr>
              <w:jc w:val="center"/>
              <w:rPr>
                <w:szCs w:val="22"/>
              </w:rPr>
            </w:pPr>
            <w:r>
              <w:rPr>
                <w:rFonts w:hint="eastAsia"/>
                <w:szCs w:val="22"/>
              </w:rPr>
              <w:t>0.1466</w:t>
            </w:r>
          </w:p>
        </w:tc>
      </w:tr>
    </w:tbl>
    <w:p w14:paraId="18A82EDB" w14:textId="77777777" w:rsidR="007C74AA" w:rsidRDefault="00000000">
      <w:pPr>
        <w:ind w:firstLineChars="200" w:firstLine="440"/>
        <w:rPr>
          <w:szCs w:val="22"/>
        </w:rPr>
      </w:pPr>
      <w:r>
        <w:rPr>
          <w:szCs w:val="22"/>
        </w:rPr>
        <w:lastRenderedPageBreak/>
        <w:t>F</w:t>
      </w:r>
      <w:r>
        <w:rPr>
          <w:rFonts w:hint="eastAsia"/>
          <w:szCs w:val="22"/>
        </w:rPr>
        <w:t>ig</w:t>
      </w:r>
      <w:r>
        <w:rPr>
          <w:szCs w:val="22"/>
        </w:rPr>
        <w:t xml:space="preserve">. </w:t>
      </w:r>
      <w:r>
        <w:rPr>
          <w:rFonts w:hint="eastAsia"/>
          <w:szCs w:val="22"/>
        </w:rPr>
        <w:t xml:space="preserve">14 </w:t>
      </w:r>
      <w:r>
        <w:rPr>
          <w:szCs w:val="22"/>
        </w:rPr>
        <w:t xml:space="preserve">shows the comparison results </w:t>
      </w:r>
      <w:r>
        <w:rPr>
          <w:rFonts w:hint="eastAsia"/>
          <w:szCs w:val="22"/>
        </w:rPr>
        <w:t>of</w:t>
      </w:r>
      <w:r>
        <w:rPr>
          <w:szCs w:val="22"/>
        </w:rPr>
        <w:t xml:space="preserve"> stochastic signal with an amplitude of 5 m/s</w:t>
      </w:r>
      <w:r>
        <w:rPr>
          <w:szCs w:val="22"/>
          <w:vertAlign w:val="superscript"/>
        </w:rPr>
        <w:t>2</w:t>
      </w:r>
      <w:r>
        <w:rPr>
          <w:szCs w:val="22"/>
        </w:rPr>
        <w:t xml:space="preserve"> and frequency of 1</w:t>
      </w:r>
      <w:r>
        <w:rPr>
          <w:szCs w:val="22"/>
        </w:rPr>
        <w:sym w:font="Symbol" w:char="F02D"/>
      </w:r>
      <w:r>
        <w:rPr>
          <w:szCs w:val="22"/>
        </w:rPr>
        <w:t xml:space="preserve">30 Hz. The tracking </w:t>
      </w:r>
      <w:r>
        <w:rPr>
          <w:rFonts w:hint="eastAsia"/>
          <w:szCs w:val="22"/>
        </w:rPr>
        <w:t>precision</w:t>
      </w:r>
      <w:r>
        <w:rPr>
          <w:szCs w:val="22"/>
        </w:rPr>
        <w:t xml:space="preserve"> of the acceleration response under the </w:t>
      </w:r>
      <w:r>
        <w:rPr>
          <w:rFonts w:hint="eastAsia"/>
          <w:szCs w:val="22"/>
        </w:rPr>
        <w:t>PID controller</w:t>
      </w:r>
      <w:r>
        <w:rPr>
          <w:szCs w:val="22"/>
        </w:rPr>
        <w:t xml:space="preserve"> is relatively poor. Although SMC improves the accuracy of the acceleration waveform, the tracking effect is not improved. After the </w:t>
      </w:r>
      <w:r>
        <w:rPr>
          <w:rFonts w:hint="eastAsia"/>
          <w:szCs w:val="22"/>
        </w:rPr>
        <w:t>ABSMC</w:t>
      </w:r>
      <w:r>
        <w:rPr>
          <w:szCs w:val="22"/>
        </w:rPr>
        <w:t xml:space="preserve"> is adopted, the precision of waveform reproduction is enhanced, and the </w:t>
      </w:r>
      <w:r>
        <w:rPr>
          <w:rFonts w:hint="eastAsia"/>
          <w:szCs w:val="22"/>
        </w:rPr>
        <w:t>reference</w:t>
      </w:r>
      <w:r>
        <w:rPr>
          <w:szCs w:val="22"/>
        </w:rPr>
        <w:t xml:space="preserve"> acceleration signal is tracked </w:t>
      </w:r>
      <w:r>
        <w:rPr>
          <w:rFonts w:hint="eastAsia"/>
          <w:szCs w:val="22"/>
        </w:rPr>
        <w:t>well</w:t>
      </w:r>
      <w:r>
        <w:rPr>
          <w:szCs w:val="22"/>
        </w:rPr>
        <w:t>.</w:t>
      </w:r>
      <w:r>
        <w:rPr>
          <w:rFonts w:hint="eastAsia"/>
          <w:szCs w:val="22"/>
        </w:rPr>
        <w:t xml:space="preserve"> </w:t>
      </w:r>
      <w:r>
        <w:rPr>
          <w:szCs w:val="22"/>
        </w:rPr>
        <w:t xml:space="preserve">The </w:t>
      </w:r>
      <w:r>
        <w:rPr>
          <w:rFonts w:hint="eastAsia"/>
          <w:szCs w:val="22"/>
        </w:rPr>
        <w:t xml:space="preserve">acceleration </w:t>
      </w:r>
      <w:r>
        <w:rPr>
          <w:szCs w:val="22"/>
        </w:rPr>
        <w:t xml:space="preserve">response under </w:t>
      </w:r>
      <w:bookmarkStart w:id="86" w:name="OLE_LINK10"/>
      <w:r>
        <w:rPr>
          <w:szCs w:val="22"/>
        </w:rPr>
        <w:t>the EI</w:t>
      </w:r>
      <w:r>
        <w:rPr>
          <w:rFonts w:hint="eastAsia"/>
          <w:szCs w:val="22"/>
        </w:rPr>
        <w:t xml:space="preserve"> C</w:t>
      </w:r>
      <w:r>
        <w:rPr>
          <w:szCs w:val="22"/>
        </w:rPr>
        <w:t>entro</w:t>
      </w:r>
      <w:bookmarkEnd w:id="86"/>
      <w:r>
        <w:rPr>
          <w:rFonts w:hint="eastAsia"/>
          <w:szCs w:val="22"/>
        </w:rPr>
        <w:t xml:space="preserve"> </w:t>
      </w:r>
      <w:r>
        <w:rPr>
          <w:szCs w:val="22"/>
        </w:rPr>
        <w:t xml:space="preserve">seismic </w:t>
      </w:r>
      <w:r>
        <w:rPr>
          <w:rFonts w:hint="eastAsia"/>
          <w:szCs w:val="22"/>
        </w:rPr>
        <w:t>signal</w:t>
      </w:r>
      <w:r>
        <w:rPr>
          <w:szCs w:val="22"/>
        </w:rPr>
        <w:t xml:space="preserve"> is shown in Fig. 1</w:t>
      </w:r>
      <w:r>
        <w:rPr>
          <w:rFonts w:hint="eastAsia"/>
          <w:szCs w:val="22"/>
        </w:rPr>
        <w:t>5</w:t>
      </w:r>
      <w:r>
        <w:rPr>
          <w:szCs w:val="22"/>
        </w:rPr>
        <w:t xml:space="preserve">. The tracking performance of </w:t>
      </w:r>
      <w:r>
        <w:rPr>
          <w:rFonts w:hint="eastAsia"/>
          <w:szCs w:val="22"/>
        </w:rPr>
        <w:t>SMC</w:t>
      </w:r>
      <w:r>
        <w:rPr>
          <w:szCs w:val="22"/>
        </w:rPr>
        <w:t xml:space="preserve"> is better than that of </w:t>
      </w:r>
      <w:r>
        <w:rPr>
          <w:rFonts w:hint="eastAsia"/>
          <w:szCs w:val="22"/>
        </w:rPr>
        <w:t>PID controller</w:t>
      </w:r>
      <w:r>
        <w:rPr>
          <w:szCs w:val="22"/>
        </w:rPr>
        <w:t xml:space="preserve">, while the tracking performance of </w:t>
      </w:r>
      <w:r>
        <w:rPr>
          <w:rFonts w:hint="eastAsia"/>
          <w:szCs w:val="22"/>
        </w:rPr>
        <w:t>ABSMC</w:t>
      </w:r>
      <w:r>
        <w:rPr>
          <w:szCs w:val="22"/>
        </w:rPr>
        <w:t xml:space="preserve"> is better than that of </w:t>
      </w:r>
      <w:r>
        <w:rPr>
          <w:rFonts w:hint="eastAsia"/>
          <w:szCs w:val="22"/>
        </w:rPr>
        <w:t>SMC</w:t>
      </w:r>
      <w:r>
        <w:rPr>
          <w:szCs w:val="22"/>
        </w:rPr>
        <w:t>. That is to say</w:t>
      </w:r>
      <w:r>
        <w:rPr>
          <w:rFonts w:hint="eastAsia"/>
          <w:szCs w:val="22"/>
        </w:rPr>
        <w:t>,</w:t>
      </w:r>
      <w:r>
        <w:rPr>
          <w:szCs w:val="22"/>
        </w:rPr>
        <w:t xml:space="preserve"> </w:t>
      </w:r>
      <w:r>
        <w:rPr>
          <w:rFonts w:hint="eastAsia"/>
          <w:szCs w:val="22"/>
        </w:rPr>
        <w:t>t</w:t>
      </w:r>
      <w:r>
        <w:rPr>
          <w:szCs w:val="22"/>
        </w:rPr>
        <w:t>he acceleration response based on</w:t>
      </w:r>
      <w:r>
        <w:rPr>
          <w:rFonts w:hint="eastAsia"/>
          <w:szCs w:val="22"/>
        </w:rPr>
        <w:t xml:space="preserve"> ABSMC</w:t>
      </w:r>
      <w:r>
        <w:rPr>
          <w:szCs w:val="22"/>
        </w:rPr>
        <w:t xml:space="preserve"> has better tracking accuracy than </w:t>
      </w:r>
      <w:r>
        <w:rPr>
          <w:rFonts w:hint="eastAsia"/>
          <w:szCs w:val="22"/>
        </w:rPr>
        <w:t>PID</w:t>
      </w:r>
      <w:r>
        <w:rPr>
          <w:szCs w:val="22"/>
        </w:rPr>
        <w:t xml:space="preserve"> and</w:t>
      </w:r>
      <w:r>
        <w:rPr>
          <w:rFonts w:hint="eastAsia"/>
          <w:szCs w:val="22"/>
        </w:rPr>
        <w:t xml:space="preserve"> SMC for </w:t>
      </w:r>
      <w:bookmarkStart w:id="87" w:name="_Hlk165991606"/>
      <w:r>
        <w:rPr>
          <w:szCs w:val="22"/>
        </w:rPr>
        <w:t>random</w:t>
      </w:r>
      <w:r>
        <w:rPr>
          <w:rFonts w:hint="eastAsia"/>
          <w:szCs w:val="22"/>
        </w:rPr>
        <w:t xml:space="preserve"> and </w:t>
      </w:r>
      <w:r>
        <w:rPr>
          <w:szCs w:val="22"/>
        </w:rPr>
        <w:t xml:space="preserve">seismic </w:t>
      </w:r>
      <w:r>
        <w:rPr>
          <w:rFonts w:hint="eastAsia"/>
          <w:szCs w:val="22"/>
        </w:rPr>
        <w:t>signal</w:t>
      </w:r>
      <w:bookmarkEnd w:id="87"/>
      <w:r>
        <w:rPr>
          <w:szCs w:val="22"/>
        </w:rPr>
        <w:t>s.</w:t>
      </w:r>
    </w:p>
    <w:p w14:paraId="071A3F4F" w14:textId="77777777" w:rsidR="007C74AA" w:rsidRDefault="00000000">
      <w:pPr>
        <w:ind w:firstLineChars="200" w:firstLine="440"/>
        <w:rPr>
          <w:b/>
          <w:bCs/>
          <w:szCs w:val="22"/>
        </w:rPr>
      </w:pPr>
      <w:r>
        <w:rPr>
          <w:rFonts w:hint="eastAsia"/>
          <w:szCs w:val="22"/>
        </w:rPr>
        <w:t>Fig. 16</w:t>
      </w:r>
      <w:r>
        <w:rPr>
          <w:szCs w:val="22"/>
        </w:rPr>
        <w:t xml:space="preserve"> </w:t>
      </w:r>
      <w:r>
        <w:rPr>
          <w:rFonts w:hint="eastAsia"/>
          <w:szCs w:val="22"/>
        </w:rPr>
        <w:t>c</w:t>
      </w:r>
      <w:r>
        <w:rPr>
          <w:szCs w:val="22"/>
        </w:rPr>
        <w:t xml:space="preserve">ompares the performance indices </w:t>
      </w:r>
      <w:r>
        <w:rPr>
          <w:rFonts w:hint="eastAsia"/>
          <w:szCs w:val="22"/>
        </w:rPr>
        <w:t xml:space="preserve">result </w:t>
      </w:r>
      <w:r>
        <w:rPr>
          <w:szCs w:val="22"/>
        </w:rPr>
        <w:t>of three controller</w:t>
      </w:r>
      <w:r>
        <w:rPr>
          <w:rFonts w:hint="eastAsia"/>
          <w:szCs w:val="22"/>
        </w:rPr>
        <w:t xml:space="preserve">s for </w:t>
      </w:r>
      <w:r>
        <w:rPr>
          <w:szCs w:val="22"/>
        </w:rPr>
        <w:t>the stochastic and seismic signal</w:t>
      </w:r>
      <w:r>
        <w:rPr>
          <w:rFonts w:hint="eastAsia"/>
          <w:szCs w:val="22"/>
        </w:rPr>
        <w:t xml:space="preserve">. </w:t>
      </w:r>
      <w:r>
        <w:rPr>
          <w:szCs w:val="22"/>
        </w:rPr>
        <w:t>It indicates that ABSMC achieves better performance than</w:t>
      </w:r>
      <w:r>
        <w:rPr>
          <w:rFonts w:hint="eastAsia"/>
          <w:szCs w:val="22"/>
        </w:rPr>
        <w:t xml:space="preserve"> PID and SMC. </w:t>
      </w:r>
      <w:r>
        <w:rPr>
          <w:szCs w:val="22"/>
        </w:rPr>
        <w:t>T</w:t>
      </w:r>
      <w:r>
        <w:rPr>
          <w:rFonts w:hint="eastAsia"/>
          <w:szCs w:val="22"/>
        </w:rPr>
        <w:t>he SMC</w:t>
      </w:r>
      <w:r>
        <w:rPr>
          <w:szCs w:val="22"/>
        </w:rPr>
        <w:t xml:space="preserve"> greatly improves the tracking accuracy of the reference acceleration signal, and the</w:t>
      </w:r>
      <w:r>
        <w:rPr>
          <w:rFonts w:hint="eastAsia"/>
          <w:szCs w:val="22"/>
        </w:rPr>
        <w:t xml:space="preserve"> </w:t>
      </w:r>
      <w:r>
        <w:rPr>
          <w:rFonts w:hint="eastAsia"/>
          <w:i/>
          <w:iCs/>
          <w:szCs w:val="22"/>
        </w:rPr>
        <w:t>M</w:t>
      </w:r>
      <w:r>
        <w:rPr>
          <w:rFonts w:hint="eastAsia"/>
          <w:i/>
          <w:iCs/>
          <w:szCs w:val="22"/>
          <w:vertAlign w:val="subscript"/>
        </w:rPr>
        <w:t>e</w:t>
      </w:r>
      <w:r>
        <w:rPr>
          <w:szCs w:val="22"/>
        </w:rPr>
        <w:t xml:space="preserve"> under </w:t>
      </w:r>
      <w:r>
        <w:rPr>
          <w:rFonts w:hint="eastAsia"/>
          <w:szCs w:val="22"/>
        </w:rPr>
        <w:t>stochastic signal</w:t>
      </w:r>
      <w:r>
        <w:rPr>
          <w:szCs w:val="22"/>
        </w:rPr>
        <w:t xml:space="preserve"> and seismic </w:t>
      </w:r>
      <w:r>
        <w:rPr>
          <w:rFonts w:hint="eastAsia"/>
          <w:szCs w:val="22"/>
        </w:rPr>
        <w:t>signal</w:t>
      </w:r>
      <w:r>
        <w:rPr>
          <w:szCs w:val="22"/>
        </w:rPr>
        <w:t xml:space="preserve"> decreases by </w:t>
      </w:r>
      <w:r>
        <w:rPr>
          <w:rFonts w:hint="eastAsia"/>
          <w:szCs w:val="22"/>
        </w:rPr>
        <w:t>40.43</w:t>
      </w:r>
      <w:r>
        <w:rPr>
          <w:szCs w:val="22"/>
        </w:rPr>
        <w:t xml:space="preserve">% and </w:t>
      </w:r>
      <w:r>
        <w:rPr>
          <w:rFonts w:hint="eastAsia"/>
          <w:szCs w:val="22"/>
        </w:rPr>
        <w:t>23.49</w:t>
      </w:r>
      <w:r>
        <w:rPr>
          <w:szCs w:val="22"/>
        </w:rPr>
        <w:t>%</w:t>
      </w:r>
      <w:r>
        <w:rPr>
          <w:rFonts w:hint="eastAsia"/>
          <w:szCs w:val="22"/>
        </w:rPr>
        <w:t xml:space="preserve">, </w:t>
      </w:r>
      <w:r>
        <w:rPr>
          <w:szCs w:val="22"/>
        </w:rPr>
        <w:t xml:space="preserve">respectively. The </w:t>
      </w:r>
      <w:r>
        <w:rPr>
          <w:i/>
          <w:iCs/>
          <w:szCs w:val="22"/>
        </w:rPr>
        <w:t>M</w:t>
      </w:r>
      <w:r>
        <w:rPr>
          <w:i/>
          <w:iCs/>
          <w:szCs w:val="22"/>
          <w:vertAlign w:val="subscript"/>
        </w:rPr>
        <w:t>e</w:t>
      </w:r>
      <w:r>
        <w:rPr>
          <w:szCs w:val="22"/>
        </w:rPr>
        <w:t xml:space="preserve">, </w:t>
      </w:r>
      <w:proofErr w:type="spellStart"/>
      <w:r>
        <w:rPr>
          <w:i/>
          <w:iCs/>
          <w:szCs w:val="22"/>
        </w:rPr>
        <w:t>μ</w:t>
      </w:r>
      <w:r>
        <w:rPr>
          <w:i/>
          <w:iCs/>
          <w:szCs w:val="22"/>
          <w:vertAlign w:val="subscript"/>
        </w:rPr>
        <w:t>e</w:t>
      </w:r>
      <w:proofErr w:type="spellEnd"/>
      <w:r>
        <w:rPr>
          <w:szCs w:val="22"/>
        </w:rPr>
        <w:t xml:space="preserve">, and </w:t>
      </w:r>
      <w:proofErr w:type="spellStart"/>
      <w:r>
        <w:rPr>
          <w:i/>
          <w:iCs/>
          <w:szCs w:val="22"/>
        </w:rPr>
        <w:t>σ</w:t>
      </w:r>
      <w:r>
        <w:rPr>
          <w:i/>
          <w:iCs/>
          <w:szCs w:val="22"/>
          <w:vertAlign w:val="subscript"/>
        </w:rPr>
        <w:t>e</w:t>
      </w:r>
      <w:proofErr w:type="spellEnd"/>
      <w:r>
        <w:rPr>
          <w:szCs w:val="22"/>
        </w:rPr>
        <w:t xml:space="preserve"> under the </w:t>
      </w:r>
      <w:r>
        <w:rPr>
          <w:rFonts w:hint="eastAsia"/>
          <w:szCs w:val="22"/>
        </w:rPr>
        <w:t>SMC</w:t>
      </w:r>
      <w:r>
        <w:rPr>
          <w:szCs w:val="22"/>
        </w:rPr>
        <w:t xml:space="preserve"> are smaller than the </w:t>
      </w:r>
      <w:r>
        <w:rPr>
          <w:rFonts w:hint="eastAsia"/>
          <w:szCs w:val="22"/>
        </w:rPr>
        <w:t>PID</w:t>
      </w:r>
      <w:r>
        <w:rPr>
          <w:szCs w:val="22"/>
        </w:rPr>
        <w:t xml:space="preserve"> because the SMC can handle the unmodeled disturbances and uncertainties to some extent under challenging</w:t>
      </w:r>
      <w:r>
        <w:rPr>
          <w:rFonts w:hint="eastAsia"/>
          <w:szCs w:val="22"/>
        </w:rPr>
        <w:t xml:space="preserve"> </w:t>
      </w:r>
      <w:r>
        <w:rPr>
          <w:szCs w:val="22"/>
        </w:rPr>
        <w:t>working conditions.</w:t>
      </w:r>
      <w:r>
        <w:rPr>
          <w:rFonts w:hint="eastAsia"/>
          <w:szCs w:val="22"/>
        </w:rPr>
        <w:t xml:space="preserve"> </w:t>
      </w:r>
      <w:r>
        <w:rPr>
          <w:szCs w:val="22"/>
        </w:rPr>
        <w:t xml:space="preserve">The </w:t>
      </w:r>
      <w:proofErr w:type="spellStart"/>
      <w:r>
        <w:rPr>
          <w:i/>
          <w:iCs/>
          <w:szCs w:val="22"/>
        </w:rPr>
        <w:t>σ</w:t>
      </w:r>
      <w:r>
        <w:rPr>
          <w:i/>
          <w:iCs/>
          <w:szCs w:val="22"/>
          <w:vertAlign w:val="subscript"/>
        </w:rPr>
        <w:t>e</w:t>
      </w:r>
      <w:proofErr w:type="spellEnd"/>
      <w:r>
        <w:rPr>
          <w:szCs w:val="22"/>
        </w:rPr>
        <w:t xml:space="preserve"> of the </w:t>
      </w:r>
      <w:r>
        <w:rPr>
          <w:rFonts w:hint="eastAsia"/>
          <w:szCs w:val="22"/>
        </w:rPr>
        <w:t>stochastic</w:t>
      </w:r>
      <w:r>
        <w:rPr>
          <w:szCs w:val="22"/>
        </w:rPr>
        <w:t xml:space="preserve"> signal reduces from </w:t>
      </w:r>
      <w:r>
        <w:rPr>
          <w:rFonts w:hint="eastAsia"/>
          <w:szCs w:val="22"/>
        </w:rPr>
        <w:t>0.8012</w:t>
      </w:r>
      <w:r>
        <w:rPr>
          <w:szCs w:val="22"/>
        </w:rPr>
        <w:t xml:space="preserve"> to 0.</w:t>
      </w:r>
      <w:r>
        <w:rPr>
          <w:rFonts w:hint="eastAsia"/>
          <w:szCs w:val="22"/>
        </w:rPr>
        <w:t>2059</w:t>
      </w:r>
      <w:r>
        <w:rPr>
          <w:szCs w:val="22"/>
        </w:rPr>
        <w:t xml:space="preserve">, and the seismic </w:t>
      </w:r>
      <w:r>
        <w:rPr>
          <w:rFonts w:hint="eastAsia"/>
          <w:szCs w:val="22"/>
        </w:rPr>
        <w:t>signal</w:t>
      </w:r>
      <w:r>
        <w:rPr>
          <w:szCs w:val="22"/>
        </w:rPr>
        <w:t xml:space="preserve"> from 0.</w:t>
      </w:r>
      <w:r>
        <w:rPr>
          <w:rFonts w:hint="eastAsia"/>
          <w:szCs w:val="22"/>
        </w:rPr>
        <w:t>6512</w:t>
      </w:r>
      <w:r>
        <w:rPr>
          <w:szCs w:val="22"/>
        </w:rPr>
        <w:t xml:space="preserve"> to 0.</w:t>
      </w:r>
      <w:r>
        <w:rPr>
          <w:rFonts w:hint="eastAsia"/>
          <w:szCs w:val="22"/>
        </w:rPr>
        <w:t xml:space="preserve">2153, </w:t>
      </w:r>
      <w:r>
        <w:rPr>
          <w:szCs w:val="22"/>
        </w:rPr>
        <w:t>confirming the importance of parameters adaption</w:t>
      </w:r>
      <w:r>
        <w:rPr>
          <w:rFonts w:hint="eastAsia"/>
          <w:szCs w:val="22"/>
        </w:rPr>
        <w:t xml:space="preserve"> law.</w:t>
      </w:r>
    </w:p>
    <w:p w14:paraId="14FB7293" w14:textId="77777777" w:rsidR="007C74AA" w:rsidRDefault="007C74AA">
      <w:pPr>
        <w:jc w:val="center"/>
        <w:rPr>
          <w:b/>
          <w:bCs/>
          <w:szCs w:val="22"/>
        </w:rPr>
      </w:pPr>
    </w:p>
    <w:p w14:paraId="0D671FB6" w14:textId="77777777" w:rsidR="007C74AA" w:rsidRDefault="00000000">
      <w:pPr>
        <w:jc w:val="center"/>
        <w:rPr>
          <w:b/>
          <w:bCs/>
          <w:szCs w:val="22"/>
        </w:rPr>
      </w:pPr>
      <w:r>
        <w:rPr>
          <w:noProof/>
        </w:rPr>
        <w:drawing>
          <wp:inline distT="0" distB="0" distL="0" distR="0" wp14:anchorId="4FE9F598" wp14:editId="5D7FB83C">
            <wp:extent cx="4255135" cy="3265170"/>
            <wp:effectExtent l="0" t="0" r="0" b="0"/>
            <wp:docPr id="6018503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50385" name="图片 7"/>
                    <pic:cNvPicPr>
                      <a:picLocks noChangeAspect="1" noChangeArrowheads="1"/>
                    </pic:cNvPicPr>
                  </pic:nvPicPr>
                  <pic:blipFill>
                    <a:blip r:embed="rId129" cstate="print">
                      <a:extLst>
                        <a:ext uri="{28A0092B-C50C-407E-A947-70E740481C1C}">
                          <a14:useLocalDpi xmlns:a14="http://schemas.microsoft.com/office/drawing/2010/main" val="0"/>
                        </a:ext>
                      </a:extLst>
                    </a:blip>
                    <a:srcRect l="4794" t="-1240" r="7266" b="-1"/>
                    <a:stretch>
                      <a:fillRect/>
                    </a:stretch>
                  </pic:blipFill>
                  <pic:spPr>
                    <a:xfrm>
                      <a:off x="0" y="0"/>
                      <a:ext cx="4255200" cy="3265200"/>
                    </a:xfrm>
                    <a:prstGeom prst="rect">
                      <a:avLst/>
                    </a:prstGeom>
                    <a:noFill/>
                    <a:ln>
                      <a:noFill/>
                    </a:ln>
                  </pic:spPr>
                </pic:pic>
              </a:graphicData>
            </a:graphic>
          </wp:inline>
        </w:drawing>
      </w:r>
    </w:p>
    <w:p w14:paraId="48384655" w14:textId="77777777" w:rsidR="007C74AA" w:rsidRDefault="00000000">
      <w:pPr>
        <w:jc w:val="center"/>
        <w:rPr>
          <w:b/>
          <w:bCs/>
          <w:szCs w:val="22"/>
        </w:rPr>
      </w:pPr>
      <w:r>
        <w:rPr>
          <w:b/>
          <w:bCs/>
          <w:color w:val="000000" w:themeColor="text1"/>
          <w:szCs w:val="22"/>
        </w:rPr>
        <w:t>Figure 1</w:t>
      </w:r>
      <w:r>
        <w:rPr>
          <w:rFonts w:hint="eastAsia"/>
          <w:b/>
          <w:bCs/>
          <w:color w:val="000000" w:themeColor="text1"/>
          <w:szCs w:val="22"/>
        </w:rPr>
        <w:t>4</w:t>
      </w:r>
      <w:r>
        <w:rPr>
          <w:b/>
          <w:bCs/>
          <w:color w:val="000000" w:themeColor="text1"/>
          <w:szCs w:val="22"/>
        </w:rPr>
        <w:t xml:space="preserve">: </w:t>
      </w:r>
      <w:r>
        <w:rPr>
          <w:szCs w:val="22"/>
        </w:rPr>
        <w:t xml:space="preserve">Tracking </w:t>
      </w:r>
      <w:bookmarkStart w:id="88" w:name="_Hlk165989853"/>
      <w:r>
        <w:rPr>
          <w:szCs w:val="22"/>
        </w:rPr>
        <w:t xml:space="preserve">trajectory </w:t>
      </w:r>
      <w:bookmarkEnd w:id="88"/>
      <w:r>
        <w:rPr>
          <w:szCs w:val="22"/>
        </w:rPr>
        <w:t xml:space="preserve">of </w:t>
      </w:r>
      <w:bookmarkStart w:id="89" w:name="_Hlk165992430"/>
      <w:r>
        <w:rPr>
          <w:rFonts w:hint="eastAsia"/>
          <w:szCs w:val="22"/>
        </w:rPr>
        <w:t>stochastic</w:t>
      </w:r>
      <w:bookmarkEnd w:id="89"/>
      <w:r>
        <w:rPr>
          <w:rFonts w:hint="eastAsia"/>
          <w:szCs w:val="22"/>
        </w:rPr>
        <w:t xml:space="preserve"> acceleration</w:t>
      </w:r>
      <w:r>
        <w:rPr>
          <w:szCs w:val="22"/>
        </w:rPr>
        <w:t xml:space="preserve"> motion</w:t>
      </w:r>
    </w:p>
    <w:p w14:paraId="31EF1414" w14:textId="77777777" w:rsidR="007C74AA" w:rsidRDefault="00000000">
      <w:pPr>
        <w:jc w:val="center"/>
        <w:rPr>
          <w:b/>
          <w:bCs/>
          <w:szCs w:val="22"/>
        </w:rPr>
      </w:pPr>
      <w:r>
        <w:rPr>
          <w:noProof/>
        </w:rPr>
        <w:lastRenderedPageBreak/>
        <w:drawing>
          <wp:inline distT="0" distB="0" distL="0" distR="0" wp14:anchorId="07CBC4D8" wp14:editId="2F4B4D4A">
            <wp:extent cx="4495800" cy="3228975"/>
            <wp:effectExtent l="0" t="0" r="0" b="0"/>
            <wp:docPr id="3415365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36516" name="图片 6"/>
                    <pic:cNvPicPr>
                      <a:picLocks noChangeAspect="1" noChangeArrowheads="1"/>
                    </pic:cNvPicPr>
                  </pic:nvPicPr>
                  <pic:blipFill>
                    <a:blip r:embed="rId130" cstate="print">
                      <a:extLst>
                        <a:ext uri="{28A0092B-C50C-407E-A947-70E740481C1C}">
                          <a14:useLocalDpi xmlns:a14="http://schemas.microsoft.com/office/drawing/2010/main" val="0"/>
                        </a:ext>
                      </a:extLst>
                    </a:blip>
                    <a:srcRect r="7224"/>
                    <a:stretch>
                      <a:fillRect/>
                    </a:stretch>
                  </pic:blipFill>
                  <pic:spPr>
                    <a:xfrm>
                      <a:off x="0" y="0"/>
                      <a:ext cx="4496400" cy="3229200"/>
                    </a:xfrm>
                    <a:prstGeom prst="rect">
                      <a:avLst/>
                    </a:prstGeom>
                    <a:noFill/>
                    <a:ln>
                      <a:noFill/>
                    </a:ln>
                  </pic:spPr>
                </pic:pic>
              </a:graphicData>
            </a:graphic>
          </wp:inline>
        </w:drawing>
      </w:r>
    </w:p>
    <w:p w14:paraId="3BE21E01" w14:textId="77777777" w:rsidR="007C74AA" w:rsidRDefault="00000000">
      <w:pPr>
        <w:jc w:val="center"/>
        <w:rPr>
          <w:szCs w:val="22"/>
        </w:rPr>
      </w:pPr>
      <w:bookmarkStart w:id="90" w:name="_Hlk165970335"/>
      <w:r>
        <w:rPr>
          <w:b/>
          <w:bCs/>
          <w:color w:val="000000" w:themeColor="text1"/>
          <w:szCs w:val="22"/>
        </w:rPr>
        <w:t>Figure 1</w:t>
      </w:r>
      <w:r>
        <w:rPr>
          <w:rFonts w:hint="eastAsia"/>
          <w:b/>
          <w:bCs/>
          <w:color w:val="000000" w:themeColor="text1"/>
          <w:szCs w:val="22"/>
        </w:rPr>
        <w:t>5</w:t>
      </w:r>
      <w:r>
        <w:rPr>
          <w:b/>
          <w:bCs/>
          <w:color w:val="000000" w:themeColor="text1"/>
          <w:szCs w:val="22"/>
        </w:rPr>
        <w:t xml:space="preserve">: </w:t>
      </w:r>
      <w:r>
        <w:rPr>
          <w:szCs w:val="22"/>
        </w:rPr>
        <w:t xml:space="preserve">Tracking trajectory of </w:t>
      </w:r>
      <w:bookmarkStart w:id="91" w:name="_Hlk169509158"/>
      <w:r>
        <w:rPr>
          <w:szCs w:val="22"/>
        </w:rPr>
        <w:t>seismic</w:t>
      </w:r>
      <w:bookmarkEnd w:id="91"/>
      <w:r>
        <w:rPr>
          <w:rFonts w:hint="eastAsia"/>
          <w:szCs w:val="22"/>
        </w:rPr>
        <w:t xml:space="preserve"> acceleration</w:t>
      </w:r>
      <w:r>
        <w:rPr>
          <w:szCs w:val="22"/>
        </w:rPr>
        <w:t xml:space="preserve"> motion</w:t>
      </w:r>
      <w:bookmarkEnd w:id="90"/>
    </w:p>
    <w:p w14:paraId="6CA5E4ED" w14:textId="77777777" w:rsidR="007C74AA" w:rsidRDefault="00000000">
      <w:pPr>
        <w:jc w:val="center"/>
        <w:rPr>
          <w:szCs w:val="22"/>
        </w:rPr>
      </w:pPr>
      <w:r>
        <w:rPr>
          <w:noProof/>
        </w:rPr>
        <w:drawing>
          <wp:inline distT="0" distB="0" distL="0" distR="0" wp14:anchorId="76E0D9E9" wp14:editId="2B14AB2B">
            <wp:extent cx="4132580" cy="2879725"/>
            <wp:effectExtent l="0" t="0" r="1270" b="0"/>
            <wp:docPr id="1395997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9789" name="图片 1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a:xfrm>
                      <a:off x="0" y="0"/>
                      <a:ext cx="4141766" cy="2886117"/>
                    </a:xfrm>
                    <a:prstGeom prst="rect">
                      <a:avLst/>
                    </a:prstGeom>
                    <a:noFill/>
                    <a:ln>
                      <a:noFill/>
                    </a:ln>
                  </pic:spPr>
                </pic:pic>
              </a:graphicData>
            </a:graphic>
          </wp:inline>
        </w:drawing>
      </w:r>
    </w:p>
    <w:p w14:paraId="334C4CC3" w14:textId="77777777" w:rsidR="007C74AA" w:rsidRDefault="00000000">
      <w:pPr>
        <w:jc w:val="center"/>
        <w:rPr>
          <w:szCs w:val="22"/>
        </w:rPr>
      </w:pPr>
      <w:r>
        <w:rPr>
          <w:b/>
          <w:bCs/>
          <w:color w:val="000000" w:themeColor="text1"/>
          <w:szCs w:val="22"/>
        </w:rPr>
        <w:t>Figure 1</w:t>
      </w:r>
      <w:r>
        <w:rPr>
          <w:rFonts w:hint="eastAsia"/>
          <w:b/>
          <w:bCs/>
          <w:color w:val="000000" w:themeColor="text1"/>
          <w:szCs w:val="22"/>
        </w:rPr>
        <w:t>6</w:t>
      </w:r>
      <w:r>
        <w:rPr>
          <w:b/>
          <w:bCs/>
          <w:color w:val="000000" w:themeColor="text1"/>
          <w:szCs w:val="22"/>
        </w:rPr>
        <w:t xml:space="preserve">: </w:t>
      </w:r>
      <w:bookmarkStart w:id="92" w:name="_Hlk165991465"/>
      <w:r>
        <w:rPr>
          <w:rFonts w:hint="eastAsia"/>
          <w:szCs w:val="22"/>
        </w:rPr>
        <w:t>Comparison p</w:t>
      </w:r>
      <w:r>
        <w:rPr>
          <w:szCs w:val="22"/>
        </w:rPr>
        <w:t xml:space="preserve">erformance indices </w:t>
      </w:r>
      <w:r>
        <w:rPr>
          <w:rFonts w:hint="eastAsia"/>
          <w:szCs w:val="22"/>
        </w:rPr>
        <w:t xml:space="preserve">result </w:t>
      </w:r>
      <w:r>
        <w:rPr>
          <w:szCs w:val="22"/>
        </w:rPr>
        <w:t>of</w:t>
      </w:r>
      <w:r>
        <w:rPr>
          <w:rFonts w:hint="eastAsia"/>
          <w:szCs w:val="22"/>
        </w:rPr>
        <w:t xml:space="preserve"> three controller</w:t>
      </w:r>
      <w:bookmarkEnd w:id="92"/>
      <w:r>
        <w:rPr>
          <w:rFonts w:hint="eastAsia"/>
          <w:szCs w:val="22"/>
        </w:rPr>
        <w:t>s</w:t>
      </w:r>
    </w:p>
    <w:p w14:paraId="1129A7A4" w14:textId="77777777" w:rsidR="007C74AA" w:rsidRDefault="00000000">
      <w:pPr>
        <w:ind w:firstLineChars="200" w:firstLine="440"/>
        <w:rPr>
          <w:szCs w:val="22"/>
        </w:rPr>
      </w:pPr>
      <w:r>
        <w:rPr>
          <w:szCs w:val="22"/>
        </w:rPr>
        <w:t>The tracking trajectory of the step signal</w:t>
      </w:r>
      <w:r>
        <w:rPr>
          <w:rFonts w:hint="eastAsia"/>
          <w:szCs w:val="22"/>
        </w:rPr>
        <w:t xml:space="preserve"> for three controllers is shown in Fig.17. </w:t>
      </w:r>
      <w:r>
        <w:rPr>
          <w:szCs w:val="22"/>
        </w:rPr>
        <w:t>L</w:t>
      </w:r>
      <w:r>
        <w:rPr>
          <w:rFonts w:hint="eastAsia"/>
          <w:szCs w:val="22"/>
        </w:rPr>
        <w:t xml:space="preserve">arge fluctuations occur in the </w:t>
      </w:r>
      <w:bookmarkStart w:id="93" w:name="_Hlk171602552"/>
      <w:r>
        <w:rPr>
          <w:rFonts w:hint="eastAsia"/>
          <w:szCs w:val="22"/>
        </w:rPr>
        <w:t>initial stage of the</w:t>
      </w:r>
      <w:bookmarkEnd w:id="93"/>
      <w:r>
        <w:rPr>
          <w:rFonts w:hint="eastAsia"/>
          <w:szCs w:val="22"/>
        </w:rPr>
        <w:t xml:space="preserve"> PID, while the </w:t>
      </w:r>
      <w:r>
        <w:rPr>
          <w:szCs w:val="22"/>
        </w:rPr>
        <w:t xml:space="preserve">initial stage of </w:t>
      </w:r>
      <w:r>
        <w:rPr>
          <w:rFonts w:hint="eastAsia"/>
          <w:szCs w:val="22"/>
        </w:rPr>
        <w:t xml:space="preserve">SMC and ABSMC shows smooth tracking. </w:t>
      </w:r>
      <w:r>
        <w:rPr>
          <w:szCs w:val="22"/>
        </w:rPr>
        <w:t>T</w:t>
      </w:r>
      <w:r>
        <w:rPr>
          <w:rFonts w:hint="eastAsia"/>
          <w:szCs w:val="22"/>
        </w:rPr>
        <w:t>he t</w:t>
      </w:r>
      <w:r>
        <w:rPr>
          <w:szCs w:val="22"/>
        </w:rPr>
        <w:t>ransient and steady-state performance indices of the step signal</w:t>
      </w:r>
      <w:r>
        <w:rPr>
          <w:rFonts w:hint="eastAsia"/>
          <w:szCs w:val="22"/>
        </w:rPr>
        <w:t xml:space="preserve"> are </w:t>
      </w:r>
      <w:r>
        <w:rPr>
          <w:szCs w:val="22"/>
        </w:rPr>
        <w:t>listed</w:t>
      </w:r>
      <w:r>
        <w:rPr>
          <w:rFonts w:hint="eastAsia"/>
          <w:szCs w:val="22"/>
        </w:rPr>
        <w:t xml:space="preserve"> in Table 5. ABSMC produces </w:t>
      </w:r>
      <w:r>
        <w:rPr>
          <w:szCs w:val="22"/>
        </w:rPr>
        <w:t>the</w:t>
      </w:r>
      <w:r>
        <w:rPr>
          <w:rFonts w:hint="eastAsia"/>
          <w:szCs w:val="22"/>
        </w:rPr>
        <w:t xml:space="preserve"> highest tracking performance</w:t>
      </w:r>
      <w:r>
        <w:rPr>
          <w:szCs w:val="22"/>
        </w:rPr>
        <w:t>,</w:t>
      </w:r>
      <w:r>
        <w:rPr>
          <w:rFonts w:hint="eastAsia"/>
          <w:szCs w:val="22"/>
        </w:rPr>
        <w:t xml:space="preserve"> and PID generates </w:t>
      </w:r>
      <w:r>
        <w:rPr>
          <w:szCs w:val="22"/>
        </w:rPr>
        <w:t>the</w:t>
      </w:r>
      <w:r>
        <w:rPr>
          <w:rFonts w:hint="eastAsia"/>
          <w:szCs w:val="22"/>
        </w:rPr>
        <w:t xml:space="preserve"> worst tracking performance. </w:t>
      </w:r>
      <w:r>
        <w:rPr>
          <w:szCs w:val="22"/>
        </w:rPr>
        <w:t>T</w:t>
      </w:r>
      <w:r>
        <w:rPr>
          <w:rFonts w:hint="eastAsia"/>
          <w:szCs w:val="22"/>
        </w:rPr>
        <w:t xml:space="preserve">he overshoot under step signal is reduced to 4.662% of ABSMC controller, down from 36.44% of PID controller. </w:t>
      </w:r>
      <w:r>
        <w:rPr>
          <w:szCs w:val="22"/>
        </w:rPr>
        <w:t>The steady-state error of the A</w:t>
      </w:r>
      <w:r>
        <w:rPr>
          <w:rFonts w:hint="eastAsia"/>
          <w:szCs w:val="22"/>
        </w:rPr>
        <w:t>B</w:t>
      </w:r>
      <w:r>
        <w:rPr>
          <w:szCs w:val="22"/>
        </w:rPr>
        <w:t xml:space="preserve">SMC controller is only 20% of that </w:t>
      </w:r>
      <w:r>
        <w:rPr>
          <w:szCs w:val="22"/>
        </w:rPr>
        <w:lastRenderedPageBreak/>
        <w:t>of the SMC controller</w:t>
      </w:r>
      <w:r>
        <w:rPr>
          <w:rFonts w:hint="eastAsia"/>
          <w:szCs w:val="22"/>
        </w:rPr>
        <w:t>, which illustrates the effectiveness of the adaptive control law.</w:t>
      </w:r>
      <w:r>
        <w:rPr>
          <w:szCs w:val="22"/>
        </w:rPr>
        <w:t xml:space="preserve"> All results demonstrate that the developed </w:t>
      </w:r>
      <w:r>
        <w:rPr>
          <w:rFonts w:hint="eastAsia"/>
          <w:szCs w:val="22"/>
        </w:rPr>
        <w:t>ABSMC</w:t>
      </w:r>
      <w:r>
        <w:rPr>
          <w:szCs w:val="22"/>
        </w:rPr>
        <w:t xml:space="preserve"> controller performs better than the other controllers.</w:t>
      </w:r>
    </w:p>
    <w:p w14:paraId="0610E70B" w14:textId="77777777" w:rsidR="007C74AA" w:rsidRDefault="00000000">
      <w:pPr>
        <w:jc w:val="center"/>
        <w:rPr>
          <w:szCs w:val="22"/>
        </w:rPr>
      </w:pPr>
      <w:r>
        <w:rPr>
          <w:noProof/>
        </w:rPr>
        <w:drawing>
          <wp:inline distT="0" distB="0" distL="0" distR="0" wp14:anchorId="52F75D46" wp14:editId="2D062885">
            <wp:extent cx="3481070" cy="2828925"/>
            <wp:effectExtent l="0" t="0" r="5080" b="9525"/>
            <wp:docPr id="54571630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16302" name="图片 16"/>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a:xfrm>
                      <a:off x="0" y="0"/>
                      <a:ext cx="3481070" cy="2828925"/>
                    </a:xfrm>
                    <a:prstGeom prst="rect">
                      <a:avLst/>
                    </a:prstGeom>
                    <a:noFill/>
                    <a:ln>
                      <a:noFill/>
                    </a:ln>
                  </pic:spPr>
                </pic:pic>
              </a:graphicData>
            </a:graphic>
          </wp:inline>
        </w:drawing>
      </w:r>
    </w:p>
    <w:p w14:paraId="517C47C5" w14:textId="77777777" w:rsidR="007C74AA" w:rsidRDefault="00000000">
      <w:pPr>
        <w:jc w:val="center"/>
        <w:rPr>
          <w:szCs w:val="22"/>
        </w:rPr>
      </w:pPr>
      <w:r>
        <w:rPr>
          <w:b/>
          <w:bCs/>
          <w:szCs w:val="22"/>
        </w:rPr>
        <w:t xml:space="preserve">Figure 17: </w:t>
      </w:r>
      <w:r>
        <w:rPr>
          <w:rFonts w:hint="eastAsia"/>
          <w:szCs w:val="22"/>
        </w:rPr>
        <w:t>Tracking trajectory of step signal</w:t>
      </w:r>
    </w:p>
    <w:p w14:paraId="27DA21F1" w14:textId="77777777" w:rsidR="007C74AA" w:rsidRDefault="00000000">
      <w:pPr>
        <w:jc w:val="center"/>
        <w:rPr>
          <w:szCs w:val="22"/>
        </w:rPr>
      </w:pPr>
      <w:r>
        <w:rPr>
          <w:b/>
          <w:bCs/>
          <w:color w:val="000000" w:themeColor="text1"/>
          <w:szCs w:val="22"/>
        </w:rPr>
        <w:t xml:space="preserve">Table </w:t>
      </w:r>
      <w:r>
        <w:rPr>
          <w:rFonts w:hint="eastAsia"/>
          <w:b/>
          <w:bCs/>
          <w:color w:val="000000" w:themeColor="text1"/>
          <w:szCs w:val="22"/>
        </w:rPr>
        <w:t>5</w:t>
      </w:r>
      <w:r>
        <w:rPr>
          <w:b/>
          <w:bCs/>
          <w:color w:val="000000" w:themeColor="text1"/>
          <w:szCs w:val="22"/>
        </w:rPr>
        <w:t>:</w:t>
      </w:r>
      <w:r>
        <w:rPr>
          <w:b/>
          <w:bCs/>
          <w:szCs w:val="22"/>
        </w:rPr>
        <w:t xml:space="preserve"> </w:t>
      </w:r>
      <w:bookmarkStart w:id="94" w:name="_Hlk171602671"/>
      <w:r>
        <w:rPr>
          <w:szCs w:val="22"/>
        </w:rPr>
        <w:t xml:space="preserve">Transient and steady-state </w:t>
      </w:r>
      <w:r>
        <w:rPr>
          <w:rFonts w:hint="eastAsia"/>
          <w:szCs w:val="22"/>
        </w:rPr>
        <w:t>p</w:t>
      </w:r>
      <w:r>
        <w:rPr>
          <w:szCs w:val="22"/>
        </w:rPr>
        <w:t xml:space="preserve">erformance indices of </w:t>
      </w:r>
      <w:r>
        <w:rPr>
          <w:rFonts w:hint="eastAsia"/>
          <w:szCs w:val="22"/>
        </w:rPr>
        <w:t>step signal</w:t>
      </w:r>
      <w:bookmarkEnd w:id="94"/>
    </w:p>
    <w:tbl>
      <w:tblPr>
        <w:tblStyle w:val="a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2"/>
        <w:gridCol w:w="2255"/>
        <w:gridCol w:w="1861"/>
        <w:gridCol w:w="3002"/>
      </w:tblGrid>
      <w:tr w:rsidR="007C74AA" w14:paraId="3F060F02" w14:textId="77777777">
        <w:trPr>
          <w:jc w:val="center"/>
        </w:trPr>
        <w:tc>
          <w:tcPr>
            <w:tcW w:w="881" w:type="pct"/>
            <w:tcBorders>
              <w:top w:val="single" w:sz="4" w:space="0" w:color="auto"/>
              <w:bottom w:val="single" w:sz="4" w:space="0" w:color="auto"/>
            </w:tcBorders>
          </w:tcPr>
          <w:p w14:paraId="7654D810" w14:textId="77777777" w:rsidR="007C74AA" w:rsidRDefault="00000000">
            <w:pPr>
              <w:widowControl w:val="0"/>
              <w:spacing w:after="0" w:line="400" w:lineRule="exact"/>
              <w:jc w:val="center"/>
              <w:rPr>
                <w:color w:val="000000"/>
                <w:kern w:val="2"/>
                <w:szCs w:val="22"/>
              </w:rPr>
            </w:pPr>
            <w:r>
              <w:rPr>
                <w:color w:val="000000"/>
                <w:kern w:val="2"/>
                <w:szCs w:val="22"/>
              </w:rPr>
              <w:t>Indices</w:t>
            </w:r>
          </w:p>
        </w:tc>
        <w:tc>
          <w:tcPr>
            <w:tcW w:w="1305" w:type="pct"/>
            <w:tcBorders>
              <w:top w:val="single" w:sz="4" w:space="0" w:color="auto"/>
              <w:bottom w:val="single" w:sz="4" w:space="0" w:color="auto"/>
            </w:tcBorders>
          </w:tcPr>
          <w:p w14:paraId="2FF1E2E3" w14:textId="77777777" w:rsidR="007C74AA" w:rsidRDefault="00000000">
            <w:pPr>
              <w:widowControl w:val="0"/>
              <w:spacing w:after="0" w:line="400" w:lineRule="exact"/>
              <w:jc w:val="center"/>
              <w:rPr>
                <w:color w:val="000000"/>
                <w:kern w:val="2"/>
                <w:szCs w:val="22"/>
              </w:rPr>
            </w:pPr>
            <w:r>
              <w:rPr>
                <w:rFonts w:hint="eastAsia"/>
                <w:color w:val="000000"/>
                <w:kern w:val="2"/>
                <w:szCs w:val="22"/>
              </w:rPr>
              <w:t>S</w:t>
            </w:r>
            <w:r>
              <w:rPr>
                <w:color w:val="000000"/>
                <w:kern w:val="2"/>
                <w:szCs w:val="22"/>
              </w:rPr>
              <w:t>ettling time</w:t>
            </w:r>
            <w:r>
              <w:rPr>
                <w:rFonts w:hint="eastAsia"/>
                <w:color w:val="000000"/>
                <w:kern w:val="2"/>
                <w:szCs w:val="22"/>
              </w:rPr>
              <w:t xml:space="preserve"> (s)</w:t>
            </w:r>
          </w:p>
        </w:tc>
        <w:tc>
          <w:tcPr>
            <w:tcW w:w="1077" w:type="pct"/>
            <w:tcBorders>
              <w:top w:val="single" w:sz="4" w:space="0" w:color="auto"/>
              <w:bottom w:val="single" w:sz="4" w:space="0" w:color="auto"/>
            </w:tcBorders>
          </w:tcPr>
          <w:p w14:paraId="6D99E8B7" w14:textId="77777777" w:rsidR="007C74AA" w:rsidRDefault="00000000">
            <w:pPr>
              <w:widowControl w:val="0"/>
              <w:spacing w:after="0" w:line="400" w:lineRule="exact"/>
              <w:jc w:val="center"/>
              <w:rPr>
                <w:color w:val="000000"/>
                <w:kern w:val="2"/>
                <w:szCs w:val="22"/>
              </w:rPr>
            </w:pPr>
            <w:r>
              <w:rPr>
                <w:color w:val="000000"/>
                <w:kern w:val="2"/>
                <w:szCs w:val="22"/>
              </w:rPr>
              <w:t>Overshoot</w:t>
            </w:r>
            <w:r>
              <w:rPr>
                <w:rFonts w:hint="eastAsia"/>
                <w:color w:val="000000"/>
                <w:kern w:val="2"/>
                <w:szCs w:val="22"/>
              </w:rPr>
              <w:t xml:space="preserve"> (%)</w:t>
            </w:r>
          </w:p>
        </w:tc>
        <w:tc>
          <w:tcPr>
            <w:tcW w:w="1737" w:type="pct"/>
            <w:tcBorders>
              <w:top w:val="single" w:sz="4" w:space="0" w:color="auto"/>
              <w:bottom w:val="single" w:sz="4" w:space="0" w:color="auto"/>
            </w:tcBorders>
          </w:tcPr>
          <w:p w14:paraId="4481B4E8" w14:textId="77777777" w:rsidR="007C74AA" w:rsidRDefault="00000000">
            <w:pPr>
              <w:widowControl w:val="0"/>
              <w:spacing w:after="0" w:line="400" w:lineRule="exact"/>
              <w:jc w:val="center"/>
              <w:rPr>
                <w:color w:val="000000"/>
                <w:kern w:val="2"/>
                <w:szCs w:val="22"/>
              </w:rPr>
            </w:pPr>
            <w:r>
              <w:rPr>
                <w:rFonts w:hint="eastAsia"/>
                <w:color w:val="000000"/>
                <w:kern w:val="2"/>
                <w:szCs w:val="22"/>
              </w:rPr>
              <w:t>S</w:t>
            </w:r>
            <w:r>
              <w:rPr>
                <w:color w:val="000000"/>
                <w:kern w:val="2"/>
                <w:szCs w:val="22"/>
              </w:rPr>
              <w:t>teady-state error</w:t>
            </w:r>
            <w:r>
              <w:rPr>
                <w:rFonts w:hint="eastAsia"/>
                <w:color w:val="000000"/>
                <w:kern w:val="2"/>
                <w:szCs w:val="22"/>
              </w:rPr>
              <w:t xml:space="preserve"> (mm)</w:t>
            </w:r>
          </w:p>
        </w:tc>
      </w:tr>
      <w:tr w:rsidR="007C74AA" w14:paraId="1441A39D" w14:textId="77777777">
        <w:trPr>
          <w:jc w:val="center"/>
        </w:trPr>
        <w:tc>
          <w:tcPr>
            <w:tcW w:w="881" w:type="pct"/>
            <w:tcBorders>
              <w:top w:val="single" w:sz="4" w:space="0" w:color="auto"/>
            </w:tcBorders>
          </w:tcPr>
          <w:p w14:paraId="667A9AB0" w14:textId="77777777" w:rsidR="007C74AA" w:rsidRDefault="00000000">
            <w:pPr>
              <w:widowControl w:val="0"/>
              <w:spacing w:after="0" w:line="400" w:lineRule="exact"/>
              <w:jc w:val="center"/>
              <w:rPr>
                <w:color w:val="000000"/>
                <w:kern w:val="2"/>
                <w:szCs w:val="22"/>
              </w:rPr>
            </w:pPr>
            <w:r>
              <w:rPr>
                <w:color w:val="000000"/>
                <w:kern w:val="2"/>
                <w:szCs w:val="22"/>
              </w:rPr>
              <w:t>PID</w:t>
            </w:r>
          </w:p>
        </w:tc>
        <w:tc>
          <w:tcPr>
            <w:tcW w:w="1305" w:type="pct"/>
            <w:tcBorders>
              <w:top w:val="single" w:sz="4" w:space="0" w:color="auto"/>
            </w:tcBorders>
          </w:tcPr>
          <w:p w14:paraId="088D3F69" w14:textId="77777777" w:rsidR="007C74AA" w:rsidRDefault="00000000">
            <w:pPr>
              <w:widowControl w:val="0"/>
              <w:spacing w:after="0" w:line="400" w:lineRule="exact"/>
              <w:jc w:val="center"/>
              <w:rPr>
                <w:color w:val="000000"/>
                <w:kern w:val="2"/>
                <w:szCs w:val="22"/>
              </w:rPr>
            </w:pPr>
            <w:r>
              <w:rPr>
                <w:rFonts w:hint="eastAsia"/>
                <w:color w:val="000000"/>
                <w:kern w:val="2"/>
                <w:szCs w:val="22"/>
              </w:rPr>
              <w:t>9.5764</w:t>
            </w:r>
          </w:p>
        </w:tc>
        <w:tc>
          <w:tcPr>
            <w:tcW w:w="1077" w:type="pct"/>
            <w:tcBorders>
              <w:top w:val="single" w:sz="4" w:space="0" w:color="auto"/>
            </w:tcBorders>
          </w:tcPr>
          <w:p w14:paraId="2DC66115" w14:textId="77777777" w:rsidR="007C74AA" w:rsidRDefault="00000000">
            <w:pPr>
              <w:widowControl w:val="0"/>
              <w:spacing w:after="0" w:line="400" w:lineRule="exact"/>
              <w:jc w:val="center"/>
              <w:rPr>
                <w:color w:val="000000"/>
                <w:kern w:val="2"/>
                <w:szCs w:val="22"/>
              </w:rPr>
            </w:pPr>
            <w:r>
              <w:rPr>
                <w:rFonts w:hint="eastAsia"/>
                <w:color w:val="000000"/>
                <w:kern w:val="2"/>
                <w:szCs w:val="22"/>
              </w:rPr>
              <w:t>36.44</w:t>
            </w:r>
          </w:p>
        </w:tc>
        <w:tc>
          <w:tcPr>
            <w:tcW w:w="1737" w:type="pct"/>
            <w:tcBorders>
              <w:top w:val="single" w:sz="4" w:space="0" w:color="auto"/>
            </w:tcBorders>
          </w:tcPr>
          <w:p w14:paraId="2E87367A" w14:textId="77777777" w:rsidR="007C74AA" w:rsidRDefault="00000000">
            <w:pPr>
              <w:widowControl w:val="0"/>
              <w:spacing w:after="0" w:line="400" w:lineRule="exact"/>
              <w:jc w:val="center"/>
              <w:rPr>
                <w:color w:val="000000"/>
                <w:kern w:val="2"/>
                <w:szCs w:val="22"/>
              </w:rPr>
            </w:pPr>
            <w:r>
              <w:rPr>
                <w:rFonts w:hint="eastAsia"/>
                <w:color w:val="000000"/>
                <w:kern w:val="2"/>
                <w:szCs w:val="22"/>
              </w:rPr>
              <w:t>0.4174</w:t>
            </w:r>
          </w:p>
        </w:tc>
      </w:tr>
      <w:tr w:rsidR="007C74AA" w14:paraId="2C0563C2" w14:textId="77777777">
        <w:trPr>
          <w:jc w:val="center"/>
        </w:trPr>
        <w:tc>
          <w:tcPr>
            <w:tcW w:w="881" w:type="pct"/>
          </w:tcPr>
          <w:p w14:paraId="352E87D7" w14:textId="77777777" w:rsidR="007C74AA" w:rsidRDefault="00000000">
            <w:pPr>
              <w:widowControl w:val="0"/>
              <w:spacing w:after="0" w:line="400" w:lineRule="exact"/>
              <w:jc w:val="center"/>
              <w:rPr>
                <w:color w:val="000000"/>
                <w:kern w:val="2"/>
                <w:szCs w:val="22"/>
              </w:rPr>
            </w:pPr>
            <w:r>
              <w:rPr>
                <w:color w:val="000000"/>
                <w:kern w:val="2"/>
                <w:szCs w:val="22"/>
              </w:rPr>
              <w:t>SMC</w:t>
            </w:r>
          </w:p>
        </w:tc>
        <w:tc>
          <w:tcPr>
            <w:tcW w:w="1305" w:type="pct"/>
          </w:tcPr>
          <w:p w14:paraId="551E19B9" w14:textId="77777777" w:rsidR="007C74AA" w:rsidRDefault="00000000">
            <w:pPr>
              <w:widowControl w:val="0"/>
              <w:spacing w:after="0" w:line="400" w:lineRule="exact"/>
              <w:jc w:val="center"/>
              <w:rPr>
                <w:color w:val="000000"/>
                <w:kern w:val="2"/>
                <w:szCs w:val="22"/>
              </w:rPr>
            </w:pPr>
            <w:r>
              <w:rPr>
                <w:rFonts w:hint="eastAsia"/>
                <w:color w:val="000000"/>
                <w:kern w:val="2"/>
                <w:szCs w:val="22"/>
              </w:rPr>
              <w:t>1.6705</w:t>
            </w:r>
          </w:p>
        </w:tc>
        <w:tc>
          <w:tcPr>
            <w:tcW w:w="1077" w:type="pct"/>
          </w:tcPr>
          <w:p w14:paraId="7ECDA725" w14:textId="77777777" w:rsidR="007C74AA" w:rsidRDefault="00000000">
            <w:pPr>
              <w:widowControl w:val="0"/>
              <w:spacing w:after="0" w:line="400" w:lineRule="exact"/>
              <w:jc w:val="center"/>
              <w:rPr>
                <w:color w:val="000000"/>
                <w:kern w:val="2"/>
                <w:szCs w:val="22"/>
              </w:rPr>
            </w:pPr>
            <w:r>
              <w:rPr>
                <w:rFonts w:hint="eastAsia"/>
                <w:color w:val="000000"/>
                <w:kern w:val="2"/>
                <w:szCs w:val="22"/>
              </w:rPr>
              <w:t>16.09</w:t>
            </w:r>
          </w:p>
        </w:tc>
        <w:tc>
          <w:tcPr>
            <w:tcW w:w="1737" w:type="pct"/>
          </w:tcPr>
          <w:p w14:paraId="32922796" w14:textId="77777777" w:rsidR="007C74AA" w:rsidRDefault="00000000">
            <w:pPr>
              <w:widowControl w:val="0"/>
              <w:spacing w:after="0" w:line="400" w:lineRule="exact"/>
              <w:jc w:val="center"/>
              <w:rPr>
                <w:color w:val="000000"/>
                <w:kern w:val="2"/>
                <w:szCs w:val="22"/>
              </w:rPr>
            </w:pPr>
            <w:r>
              <w:rPr>
                <w:rFonts w:hint="eastAsia"/>
                <w:color w:val="000000"/>
                <w:kern w:val="2"/>
                <w:szCs w:val="22"/>
              </w:rPr>
              <w:t>0.2988</w:t>
            </w:r>
          </w:p>
        </w:tc>
      </w:tr>
      <w:tr w:rsidR="007C74AA" w14:paraId="35BB1520" w14:textId="77777777">
        <w:trPr>
          <w:jc w:val="center"/>
        </w:trPr>
        <w:tc>
          <w:tcPr>
            <w:tcW w:w="881" w:type="pct"/>
            <w:tcBorders>
              <w:bottom w:val="single" w:sz="4" w:space="0" w:color="auto"/>
            </w:tcBorders>
          </w:tcPr>
          <w:p w14:paraId="65D0E124" w14:textId="77777777" w:rsidR="007C74AA" w:rsidRDefault="00000000">
            <w:pPr>
              <w:widowControl w:val="0"/>
              <w:spacing w:after="0" w:line="400" w:lineRule="exact"/>
              <w:jc w:val="center"/>
              <w:rPr>
                <w:color w:val="000000"/>
                <w:kern w:val="2"/>
                <w:szCs w:val="22"/>
              </w:rPr>
            </w:pPr>
            <w:r>
              <w:rPr>
                <w:color w:val="000000"/>
                <w:kern w:val="2"/>
                <w:szCs w:val="22"/>
              </w:rPr>
              <w:t>ABSMC</w:t>
            </w:r>
          </w:p>
        </w:tc>
        <w:tc>
          <w:tcPr>
            <w:tcW w:w="1305" w:type="pct"/>
            <w:tcBorders>
              <w:bottom w:val="single" w:sz="4" w:space="0" w:color="auto"/>
            </w:tcBorders>
          </w:tcPr>
          <w:p w14:paraId="195A0FDA" w14:textId="77777777" w:rsidR="007C74AA" w:rsidRDefault="00000000">
            <w:pPr>
              <w:widowControl w:val="0"/>
              <w:spacing w:after="0" w:line="400" w:lineRule="exact"/>
              <w:jc w:val="center"/>
              <w:rPr>
                <w:color w:val="000000"/>
                <w:kern w:val="2"/>
                <w:szCs w:val="22"/>
              </w:rPr>
            </w:pPr>
            <w:r>
              <w:rPr>
                <w:rFonts w:hint="eastAsia"/>
                <w:color w:val="000000"/>
                <w:kern w:val="2"/>
                <w:szCs w:val="22"/>
              </w:rPr>
              <w:t>0.9209</w:t>
            </w:r>
          </w:p>
        </w:tc>
        <w:tc>
          <w:tcPr>
            <w:tcW w:w="1077" w:type="pct"/>
            <w:tcBorders>
              <w:bottom w:val="single" w:sz="4" w:space="0" w:color="auto"/>
            </w:tcBorders>
          </w:tcPr>
          <w:p w14:paraId="2F1ED5A5" w14:textId="77777777" w:rsidR="007C74AA" w:rsidRDefault="00000000">
            <w:pPr>
              <w:widowControl w:val="0"/>
              <w:spacing w:after="0" w:line="400" w:lineRule="exact"/>
              <w:jc w:val="center"/>
              <w:rPr>
                <w:color w:val="000000"/>
                <w:kern w:val="2"/>
                <w:szCs w:val="22"/>
              </w:rPr>
            </w:pPr>
            <w:r>
              <w:rPr>
                <w:rFonts w:hint="eastAsia"/>
                <w:color w:val="000000"/>
                <w:kern w:val="2"/>
                <w:szCs w:val="22"/>
              </w:rPr>
              <w:t>4.662</w:t>
            </w:r>
          </w:p>
        </w:tc>
        <w:tc>
          <w:tcPr>
            <w:tcW w:w="1737" w:type="pct"/>
            <w:tcBorders>
              <w:bottom w:val="single" w:sz="4" w:space="0" w:color="auto"/>
            </w:tcBorders>
          </w:tcPr>
          <w:p w14:paraId="4CF6DE4D" w14:textId="77777777" w:rsidR="007C74AA" w:rsidRDefault="00000000">
            <w:pPr>
              <w:widowControl w:val="0"/>
              <w:spacing w:after="0" w:line="400" w:lineRule="exact"/>
              <w:jc w:val="center"/>
              <w:rPr>
                <w:color w:val="000000"/>
                <w:kern w:val="2"/>
                <w:szCs w:val="22"/>
              </w:rPr>
            </w:pPr>
            <w:r>
              <w:rPr>
                <w:rFonts w:hint="eastAsia"/>
                <w:color w:val="000000"/>
                <w:kern w:val="2"/>
                <w:szCs w:val="22"/>
              </w:rPr>
              <w:t>0.0587</w:t>
            </w:r>
          </w:p>
        </w:tc>
      </w:tr>
    </w:tbl>
    <w:p w14:paraId="65264EB4" w14:textId="77777777" w:rsidR="007C74AA" w:rsidRDefault="007C74AA">
      <w:pPr>
        <w:jc w:val="center"/>
        <w:rPr>
          <w:szCs w:val="22"/>
        </w:rPr>
      </w:pPr>
    </w:p>
    <w:p w14:paraId="09A646AE" w14:textId="77777777" w:rsidR="007C74AA" w:rsidRDefault="00000000">
      <w:pPr>
        <w:widowControl w:val="0"/>
        <w:snapToGrid w:val="0"/>
        <w:spacing w:before="240"/>
        <w:rPr>
          <w:b/>
          <w:bCs/>
          <w:szCs w:val="22"/>
        </w:rPr>
      </w:pPr>
      <w:r>
        <w:rPr>
          <w:b/>
          <w:bCs/>
          <w:szCs w:val="22"/>
        </w:rPr>
        <w:t xml:space="preserve">5 </w:t>
      </w:r>
      <w:r>
        <w:rPr>
          <w:b/>
          <w:color w:val="000000" w:themeColor="text1"/>
          <w:szCs w:val="22"/>
        </w:rPr>
        <w:t>Conclusion</w:t>
      </w:r>
    </w:p>
    <w:p w14:paraId="4AF23B48" w14:textId="77777777" w:rsidR="007C74AA" w:rsidRDefault="00000000">
      <w:pPr>
        <w:ind w:firstLine="425"/>
        <w:rPr>
          <w:szCs w:val="22"/>
        </w:rPr>
      </w:pPr>
      <w:bookmarkStart w:id="95" w:name="OLE_LINK11"/>
      <w:r>
        <w:rPr>
          <w:szCs w:val="22"/>
        </w:rPr>
        <w:t>This study develops an</w:t>
      </w:r>
      <w:bookmarkStart w:id="96" w:name="_Hlk161562744"/>
      <w:r>
        <w:rPr>
          <w:szCs w:val="22"/>
        </w:rPr>
        <w:t xml:space="preserve"> ABSMC </w:t>
      </w:r>
      <w:bookmarkEnd w:id="96"/>
      <w:r>
        <w:rPr>
          <w:szCs w:val="22"/>
        </w:rPr>
        <w:t>for hydraulic actuators with high-precision trajectory tracking control</w:t>
      </w:r>
      <w:r>
        <w:rPr>
          <w:rFonts w:hint="eastAsia"/>
          <w:szCs w:val="22"/>
        </w:rPr>
        <w:t xml:space="preserve"> </w:t>
      </w:r>
      <w:r>
        <w:rPr>
          <w:szCs w:val="22"/>
        </w:rPr>
        <w:t>subjected to model uncertainties and disturbances. It first establishes the hydraulic actuator dynamic model and derives the corresponding state-space equation. Next, the ABSMC is designed to improve the system's robustness</w:t>
      </w:r>
      <w:r>
        <w:rPr>
          <w:rFonts w:hint="eastAsia"/>
          <w:szCs w:val="22"/>
        </w:rPr>
        <w:t>, where the</w:t>
      </w:r>
      <w:r>
        <w:rPr>
          <w:szCs w:val="22"/>
        </w:rPr>
        <w:t xml:space="preserve"> adaptive law is employed to estimate unknown uncertain</w:t>
      </w:r>
      <w:r>
        <w:rPr>
          <w:rFonts w:hint="eastAsia"/>
          <w:szCs w:val="22"/>
        </w:rPr>
        <w:t>ties</w:t>
      </w:r>
      <w:r>
        <w:rPr>
          <w:szCs w:val="22"/>
        </w:rPr>
        <w:t>. Finally, comparative experimental results verify the effectiveness of the proposed control scheme.</w:t>
      </w:r>
      <w:r>
        <w:rPr>
          <w:rFonts w:hint="eastAsia"/>
          <w:szCs w:val="22"/>
        </w:rPr>
        <w:t xml:space="preserve"> </w:t>
      </w:r>
      <w:r>
        <w:rPr>
          <w:szCs w:val="22"/>
        </w:rPr>
        <w:t>Complex working conditions in the controller design will be considered for future work</w:t>
      </w:r>
      <w:r>
        <w:rPr>
          <w:rFonts w:hint="eastAsia"/>
          <w:szCs w:val="22"/>
        </w:rPr>
        <w:t xml:space="preserve">, such as </w:t>
      </w:r>
      <w:r>
        <w:rPr>
          <w:szCs w:val="22"/>
        </w:rPr>
        <w:t>hydraulic actuators</w:t>
      </w:r>
      <w:r>
        <w:rPr>
          <w:rFonts w:hint="eastAsia"/>
          <w:szCs w:val="22"/>
        </w:rPr>
        <w:t xml:space="preserve"> with </w:t>
      </w:r>
      <w:r>
        <w:rPr>
          <w:szCs w:val="22"/>
        </w:rPr>
        <w:t>input saturation and state constraints</w:t>
      </w:r>
      <w:r>
        <w:rPr>
          <w:rFonts w:hint="eastAsia"/>
          <w:szCs w:val="22"/>
        </w:rPr>
        <w:t xml:space="preserve">. </w:t>
      </w:r>
      <w:r>
        <w:rPr>
          <w:szCs w:val="22"/>
        </w:rPr>
        <w:t xml:space="preserve">The </w:t>
      </w:r>
      <w:r>
        <w:rPr>
          <w:rFonts w:hint="eastAsia"/>
          <w:szCs w:val="22"/>
        </w:rPr>
        <w:t>limitation</w:t>
      </w:r>
      <w:r>
        <w:rPr>
          <w:szCs w:val="22"/>
        </w:rPr>
        <w:t xml:space="preserve"> of this study is that the controller performance under different degrees of model uncertainty and dynamic interference is not further investigated</w:t>
      </w:r>
      <w:r>
        <w:rPr>
          <w:rFonts w:hint="eastAsia"/>
          <w:szCs w:val="22"/>
        </w:rPr>
        <w:t>.</w:t>
      </w:r>
    </w:p>
    <w:bookmarkEnd w:id="95"/>
    <w:p w14:paraId="49D90A3A" w14:textId="77777777" w:rsidR="007C74AA" w:rsidRDefault="007C74AA">
      <w:pPr>
        <w:pStyle w:val="ae"/>
        <w:widowControl w:val="0"/>
        <w:adjustRightInd w:val="0"/>
        <w:snapToGrid w:val="0"/>
        <w:spacing w:beforeLines="100" w:before="312" w:beforeAutospacing="0" w:after="120" w:afterAutospacing="0"/>
        <w:jc w:val="both"/>
        <w:rPr>
          <w:b/>
          <w:bCs/>
          <w:color w:val="000000" w:themeColor="text1"/>
          <w:sz w:val="22"/>
          <w:szCs w:val="22"/>
        </w:rPr>
      </w:pPr>
    </w:p>
    <w:p w14:paraId="266A4171" w14:textId="77777777" w:rsidR="007C74AA" w:rsidRDefault="00000000">
      <w:pPr>
        <w:widowControl w:val="0"/>
        <w:snapToGrid w:val="0"/>
        <w:spacing w:beforeLines="100" w:before="312"/>
      </w:pPr>
      <w:bookmarkStart w:id="97" w:name="_Hlk164869440"/>
      <w:r>
        <w:rPr>
          <w:b/>
          <w:color w:val="000000" w:themeColor="text1"/>
          <w:szCs w:val="22"/>
        </w:rPr>
        <w:t>Acknowledgment:</w:t>
      </w:r>
      <w:r>
        <w:t xml:space="preserve"> </w:t>
      </w:r>
      <w:bookmarkEnd w:id="97"/>
      <w:r>
        <w:t>The authors wish to thank their colleagues for their suggestions to improve the</w:t>
      </w:r>
      <w:r>
        <w:rPr>
          <w:rFonts w:hint="eastAsia"/>
        </w:rPr>
        <w:t xml:space="preserve"> </w:t>
      </w:r>
      <w:r>
        <w:t>quality of this article.</w:t>
      </w:r>
    </w:p>
    <w:p w14:paraId="555D54E1" w14:textId="70683C96" w:rsidR="007C74AA" w:rsidRDefault="00000000">
      <w:pPr>
        <w:widowControl w:val="0"/>
        <w:snapToGrid w:val="0"/>
        <w:spacing w:beforeLines="100" w:before="312"/>
      </w:pPr>
      <w:r>
        <w:rPr>
          <w:b/>
          <w:bCs/>
          <w:color w:val="000000" w:themeColor="text1"/>
          <w:szCs w:val="22"/>
        </w:rPr>
        <w:lastRenderedPageBreak/>
        <w:t>Funding Statement:</w:t>
      </w:r>
      <w:r>
        <w:rPr>
          <w:rFonts w:hint="eastAsia"/>
        </w:rPr>
        <w:t xml:space="preserve"> </w:t>
      </w:r>
      <w:r>
        <w:rPr>
          <w:color w:val="000000" w:themeColor="text1"/>
          <w:szCs w:val="22"/>
        </w:rPr>
        <w:t xml:space="preserve">The work is supported by the fund of Henan Key Laboratory of Superhard Abrasives and Grinding Equipment, Henan University of Technology (Grant No. JDKFJJ2023005), the Key Science and Technology </w:t>
      </w:r>
      <w:r>
        <w:rPr>
          <w:szCs w:val="22"/>
        </w:rPr>
        <w:t>Program</w:t>
      </w:r>
      <w:r>
        <w:rPr>
          <w:color w:val="000000" w:themeColor="text1"/>
          <w:szCs w:val="22"/>
        </w:rPr>
        <w:t xml:space="preserve"> of Henan Province (Grant No</w:t>
      </w:r>
      <w:r w:rsidR="00BE6998">
        <w:rPr>
          <w:color w:val="000000" w:themeColor="text1"/>
          <w:szCs w:val="22"/>
        </w:rPr>
        <w:t>s</w:t>
      </w:r>
      <w:r>
        <w:rPr>
          <w:color w:val="000000" w:themeColor="text1"/>
          <w:szCs w:val="22"/>
        </w:rPr>
        <w:t xml:space="preserve">. 242102221001 and 232102220085), </w:t>
      </w:r>
      <w:bookmarkStart w:id="98" w:name="OLE_LINK8"/>
      <w:r>
        <w:rPr>
          <w:color w:val="000000" w:themeColor="text1"/>
          <w:szCs w:val="22"/>
        </w:rPr>
        <w:t>the Science and Technology Key Project Foundation of Henan Provincial Education Department</w:t>
      </w:r>
      <w:bookmarkEnd w:id="98"/>
      <w:r>
        <w:rPr>
          <w:color w:val="000000" w:themeColor="text1"/>
          <w:szCs w:val="22"/>
        </w:rPr>
        <w:t xml:space="preserve"> (Grant No.</w:t>
      </w:r>
      <w:bookmarkStart w:id="99" w:name="OLE_LINK9"/>
      <w:r>
        <w:rPr>
          <w:color w:val="000000" w:themeColor="text1"/>
          <w:szCs w:val="22"/>
        </w:rPr>
        <w:t xml:space="preserve"> 23A460014</w:t>
      </w:r>
      <w:bookmarkEnd w:id="99"/>
      <w:r>
        <w:rPr>
          <w:color w:val="000000" w:themeColor="text1"/>
          <w:szCs w:val="22"/>
        </w:rPr>
        <w:t>).</w:t>
      </w:r>
    </w:p>
    <w:p w14:paraId="3F9ADA04" w14:textId="5891AE03" w:rsidR="00D539E8" w:rsidRDefault="00000000">
      <w:pPr>
        <w:pStyle w:val="keyword"/>
        <w:widowControl w:val="0"/>
        <w:snapToGrid w:val="0"/>
        <w:spacing w:beforeLines="100" w:before="312"/>
        <w:rPr>
          <w:rFonts w:ascii="TimesNewRomanMTStd" w:hAnsi="TimesNewRomanMTStd"/>
          <w:color w:val="000000"/>
          <w:szCs w:val="22"/>
        </w:rPr>
      </w:pPr>
      <w:r>
        <w:rPr>
          <w:b/>
          <w:bCs/>
          <w:color w:val="000000" w:themeColor="text1"/>
          <w:szCs w:val="22"/>
        </w:rPr>
        <w:t>Author Contributions:</w:t>
      </w:r>
      <w:r>
        <w:rPr>
          <w:rFonts w:hint="eastAsia"/>
          <w:b/>
          <w:bCs/>
          <w:color w:val="000000" w:themeColor="text1"/>
          <w:szCs w:val="22"/>
        </w:rPr>
        <w:t xml:space="preserve"> </w:t>
      </w:r>
      <w:r>
        <w:rPr>
          <w:rFonts w:ascii="TimesNewRomanMTStd" w:hAnsi="TimesNewRomanMTStd"/>
          <w:color w:val="000000"/>
          <w:szCs w:val="22"/>
        </w:rPr>
        <w:t xml:space="preserve">The authors confirm </w:t>
      </w:r>
      <w:r>
        <w:rPr>
          <w:rFonts w:ascii="TimesNewRomanMTStd" w:hAnsi="TimesNewRomanMTStd" w:hint="eastAsia"/>
          <w:color w:val="000000"/>
          <w:szCs w:val="22"/>
        </w:rPr>
        <w:t xml:space="preserve">their </w:t>
      </w:r>
      <w:r>
        <w:rPr>
          <w:rFonts w:ascii="TimesNewRomanMTStd" w:hAnsi="TimesNewRomanMTStd"/>
          <w:color w:val="000000"/>
          <w:szCs w:val="22"/>
        </w:rPr>
        <w:t>contribution to the paper as follows: study conception and</w:t>
      </w:r>
      <w:r>
        <w:rPr>
          <w:rFonts w:ascii="TimesNewRomanMTStd" w:hAnsi="TimesNewRomanMTStd" w:hint="eastAsia"/>
          <w:color w:val="000000"/>
          <w:szCs w:val="22"/>
        </w:rPr>
        <w:t xml:space="preserve"> </w:t>
      </w:r>
      <w:r>
        <w:rPr>
          <w:rFonts w:ascii="TimesNewRomanMTStd" w:hAnsi="TimesNewRomanMTStd"/>
          <w:color w:val="000000"/>
          <w:szCs w:val="22"/>
        </w:rPr>
        <w:t xml:space="preserve">design: </w:t>
      </w:r>
      <w:proofErr w:type="spellStart"/>
      <w:ins w:id="100" w:author="TSP TSP" w:date="2024-08-16T16:33:00Z" w16du:dateUtc="2024-08-16T08:33:00Z">
        <w:r w:rsidR="00D539E8">
          <w:rPr>
            <w:color w:val="000000" w:themeColor="text1"/>
            <w:szCs w:val="22"/>
          </w:rPr>
          <w:t>Zhenshuai</w:t>
        </w:r>
        <w:proofErr w:type="spellEnd"/>
        <w:r w:rsidR="00D539E8">
          <w:rPr>
            <w:color w:val="000000" w:themeColor="text1"/>
            <w:szCs w:val="22"/>
          </w:rPr>
          <w:t xml:space="preserve"> Wan</w:t>
        </w:r>
      </w:ins>
      <w:del w:id="101" w:author="TSP TSP" w:date="2024-08-16T16:33:00Z" w16du:dateUtc="2024-08-16T08:33:00Z">
        <w:r w:rsidDel="00D539E8">
          <w:rPr>
            <w:rFonts w:ascii="TimesNewRomanMTStd" w:hAnsi="TimesNewRomanMTStd" w:hint="eastAsia"/>
            <w:color w:val="000000"/>
            <w:szCs w:val="22"/>
          </w:rPr>
          <w:delText>Z</w:delText>
        </w:r>
        <w:r w:rsidDel="00D539E8">
          <w:rPr>
            <w:rFonts w:ascii="TimesNewRomanMTStd" w:hAnsi="TimesNewRomanMTStd"/>
            <w:color w:val="000000"/>
            <w:szCs w:val="22"/>
          </w:rPr>
          <w:delText xml:space="preserve">. </w:delText>
        </w:r>
        <w:r w:rsidDel="00D539E8">
          <w:rPr>
            <w:rFonts w:ascii="TimesNewRomanMTStd" w:hAnsi="TimesNewRomanMTStd" w:hint="eastAsia"/>
            <w:color w:val="000000"/>
            <w:szCs w:val="22"/>
          </w:rPr>
          <w:delText>Wan</w:delText>
        </w:r>
      </w:del>
      <w:r>
        <w:rPr>
          <w:rFonts w:ascii="TimesNewRomanMTStd" w:hAnsi="TimesNewRomanMTStd"/>
          <w:color w:val="000000"/>
          <w:szCs w:val="22"/>
        </w:rPr>
        <w:t xml:space="preserve">, </w:t>
      </w:r>
      <w:ins w:id="102" w:author="TSP TSP" w:date="2024-08-16T16:34:00Z" w16du:dateUtc="2024-08-16T08:34:00Z">
        <w:r w:rsidR="00D539E8">
          <w:rPr>
            <w:color w:val="000000" w:themeColor="text1"/>
            <w:szCs w:val="22"/>
          </w:rPr>
          <w:t>Longwang Yue</w:t>
        </w:r>
      </w:ins>
      <w:del w:id="103" w:author="TSP TSP" w:date="2024-08-16T16:34:00Z" w16du:dateUtc="2024-08-16T08:34:00Z">
        <w:r w:rsidDel="00D539E8">
          <w:rPr>
            <w:rFonts w:ascii="TimesNewRomanMTStd" w:hAnsi="TimesNewRomanMTStd"/>
            <w:color w:val="000000"/>
            <w:szCs w:val="22"/>
          </w:rPr>
          <w:delText xml:space="preserve">L. </w:delText>
        </w:r>
        <w:r w:rsidDel="00D539E8">
          <w:rPr>
            <w:rFonts w:ascii="TimesNewRomanMTStd" w:hAnsi="TimesNewRomanMTStd" w:hint="eastAsia"/>
            <w:color w:val="000000"/>
            <w:szCs w:val="22"/>
          </w:rPr>
          <w:delText>Yue</w:delText>
        </w:r>
      </w:del>
      <w:r>
        <w:rPr>
          <w:rFonts w:ascii="TimesNewRomanMTStd" w:hAnsi="TimesNewRomanMTStd"/>
          <w:color w:val="000000"/>
          <w:szCs w:val="22"/>
        </w:rPr>
        <w:t xml:space="preserve">; system analysis and modeling: </w:t>
      </w:r>
      <w:proofErr w:type="spellStart"/>
      <w:ins w:id="104" w:author="TSP TSP" w:date="2024-08-16T16:33:00Z" w16du:dateUtc="2024-08-16T08:33:00Z">
        <w:r w:rsidR="00D539E8">
          <w:rPr>
            <w:color w:val="000000" w:themeColor="text1"/>
            <w:szCs w:val="22"/>
          </w:rPr>
          <w:t>Zhenshuai</w:t>
        </w:r>
        <w:proofErr w:type="spellEnd"/>
        <w:r w:rsidR="00D539E8">
          <w:rPr>
            <w:color w:val="000000" w:themeColor="text1"/>
            <w:szCs w:val="22"/>
          </w:rPr>
          <w:t xml:space="preserve"> Wan</w:t>
        </w:r>
      </w:ins>
      <w:del w:id="105" w:author="TSP TSP" w:date="2024-08-16T16:33:00Z" w16du:dateUtc="2024-08-16T08:33:00Z">
        <w:r w:rsidDel="00D539E8">
          <w:rPr>
            <w:rFonts w:ascii="TimesNewRomanMTStd" w:hAnsi="TimesNewRomanMTStd" w:hint="eastAsia"/>
            <w:color w:val="000000"/>
            <w:szCs w:val="22"/>
          </w:rPr>
          <w:delText>Z</w:delText>
        </w:r>
        <w:r w:rsidDel="00D539E8">
          <w:rPr>
            <w:rFonts w:ascii="TimesNewRomanMTStd" w:hAnsi="TimesNewRomanMTStd"/>
            <w:color w:val="000000"/>
            <w:szCs w:val="22"/>
          </w:rPr>
          <w:delText xml:space="preserve">. </w:delText>
        </w:r>
        <w:r w:rsidDel="00D539E8">
          <w:rPr>
            <w:rFonts w:ascii="TimesNewRomanMTStd" w:hAnsi="TimesNewRomanMTStd" w:hint="eastAsia"/>
            <w:color w:val="000000"/>
            <w:szCs w:val="22"/>
          </w:rPr>
          <w:delText>Wan</w:delText>
        </w:r>
      </w:del>
      <w:r>
        <w:rPr>
          <w:rFonts w:ascii="TimesNewRomanMTStd" w:hAnsi="TimesNewRomanMTStd"/>
          <w:color w:val="000000"/>
          <w:szCs w:val="22"/>
        </w:rPr>
        <w:t xml:space="preserve">, </w:t>
      </w:r>
      <w:ins w:id="106" w:author="TSP TSP" w:date="2024-08-16T16:34:00Z" w16du:dateUtc="2024-08-16T08:34:00Z">
        <w:r w:rsidR="00D539E8">
          <w:rPr>
            <w:color w:val="000000" w:themeColor="text1"/>
            <w:szCs w:val="22"/>
          </w:rPr>
          <w:t>Pu Zhao</w:t>
        </w:r>
      </w:ins>
      <w:del w:id="107" w:author="TSP TSP" w:date="2024-08-16T16:34:00Z" w16du:dateUtc="2024-08-16T08:34:00Z">
        <w:r w:rsidDel="00D539E8">
          <w:rPr>
            <w:rFonts w:ascii="TimesNewRomanMTStd" w:hAnsi="TimesNewRomanMTStd" w:hint="eastAsia"/>
            <w:color w:val="000000"/>
            <w:szCs w:val="22"/>
          </w:rPr>
          <w:delText>P</w:delText>
        </w:r>
        <w:r w:rsidDel="00D539E8">
          <w:rPr>
            <w:rFonts w:ascii="TimesNewRomanMTStd" w:hAnsi="TimesNewRomanMTStd"/>
            <w:color w:val="000000"/>
            <w:szCs w:val="22"/>
          </w:rPr>
          <w:delText>. Zhao</w:delText>
        </w:r>
      </w:del>
      <w:r>
        <w:rPr>
          <w:rFonts w:ascii="TimesNewRomanMTStd" w:hAnsi="TimesNewRomanMTStd"/>
          <w:color w:val="000000"/>
          <w:szCs w:val="22"/>
        </w:rPr>
        <w:t>; controller and observer</w:t>
      </w:r>
      <w:r>
        <w:rPr>
          <w:rFonts w:ascii="TimesNewRomanMTStd" w:hAnsi="TimesNewRomanMTStd" w:hint="eastAsia"/>
          <w:color w:val="000000"/>
          <w:szCs w:val="22"/>
        </w:rPr>
        <w:t xml:space="preserve"> </w:t>
      </w:r>
      <w:r>
        <w:rPr>
          <w:rFonts w:ascii="TimesNewRomanMTStd" w:hAnsi="TimesNewRomanMTStd"/>
          <w:color w:val="000000"/>
          <w:szCs w:val="22"/>
        </w:rPr>
        <w:t xml:space="preserve">design: </w:t>
      </w:r>
      <w:proofErr w:type="spellStart"/>
      <w:ins w:id="108" w:author="TSP TSP" w:date="2024-08-16T16:33:00Z" w16du:dateUtc="2024-08-16T08:33:00Z">
        <w:r w:rsidR="00D539E8">
          <w:rPr>
            <w:color w:val="000000" w:themeColor="text1"/>
            <w:szCs w:val="22"/>
          </w:rPr>
          <w:t>Zhenshuai</w:t>
        </w:r>
        <w:proofErr w:type="spellEnd"/>
        <w:r w:rsidR="00D539E8">
          <w:rPr>
            <w:color w:val="000000" w:themeColor="text1"/>
            <w:szCs w:val="22"/>
          </w:rPr>
          <w:t xml:space="preserve"> Wan</w:t>
        </w:r>
      </w:ins>
      <w:del w:id="109" w:author="TSP TSP" w:date="2024-08-16T16:33:00Z" w16du:dateUtc="2024-08-16T08:33:00Z">
        <w:r w:rsidDel="00D539E8">
          <w:rPr>
            <w:rFonts w:ascii="TimesNewRomanMTStd" w:hAnsi="TimesNewRomanMTStd" w:hint="eastAsia"/>
            <w:color w:val="000000"/>
            <w:szCs w:val="22"/>
          </w:rPr>
          <w:delText>Z</w:delText>
        </w:r>
        <w:r w:rsidDel="00D539E8">
          <w:rPr>
            <w:rFonts w:ascii="TimesNewRomanMTStd" w:hAnsi="TimesNewRomanMTStd"/>
            <w:color w:val="000000"/>
            <w:szCs w:val="22"/>
          </w:rPr>
          <w:delText xml:space="preserve">. </w:delText>
        </w:r>
        <w:r w:rsidDel="00D539E8">
          <w:rPr>
            <w:rFonts w:ascii="TimesNewRomanMTStd" w:hAnsi="TimesNewRomanMTStd" w:hint="eastAsia"/>
            <w:color w:val="000000"/>
            <w:szCs w:val="22"/>
          </w:rPr>
          <w:delText>Wan</w:delText>
        </w:r>
      </w:del>
      <w:r>
        <w:rPr>
          <w:rFonts w:ascii="TimesNewRomanMTStd" w:hAnsi="TimesNewRomanMTStd"/>
          <w:color w:val="000000"/>
          <w:szCs w:val="22"/>
        </w:rPr>
        <w:t xml:space="preserve">; platform construction and experimental design: </w:t>
      </w:r>
      <w:proofErr w:type="spellStart"/>
      <w:ins w:id="110" w:author="TSP TSP" w:date="2024-08-16T16:33:00Z" w16du:dateUtc="2024-08-16T08:33:00Z">
        <w:r w:rsidR="00D539E8">
          <w:rPr>
            <w:color w:val="000000" w:themeColor="text1"/>
            <w:szCs w:val="22"/>
          </w:rPr>
          <w:t>Zhenshuai</w:t>
        </w:r>
        <w:proofErr w:type="spellEnd"/>
        <w:r w:rsidR="00D539E8">
          <w:rPr>
            <w:color w:val="000000" w:themeColor="text1"/>
            <w:szCs w:val="22"/>
          </w:rPr>
          <w:t xml:space="preserve"> Wan</w:t>
        </w:r>
      </w:ins>
      <w:del w:id="111" w:author="TSP TSP" w:date="2024-08-16T16:33:00Z" w16du:dateUtc="2024-08-16T08:33:00Z">
        <w:r w:rsidDel="00D539E8">
          <w:rPr>
            <w:rFonts w:ascii="TimesNewRomanMTStd" w:hAnsi="TimesNewRomanMTStd" w:hint="eastAsia"/>
            <w:color w:val="000000"/>
            <w:szCs w:val="22"/>
          </w:rPr>
          <w:delText>Z</w:delText>
        </w:r>
        <w:r w:rsidDel="00D539E8">
          <w:rPr>
            <w:rFonts w:ascii="TimesNewRomanMTStd" w:hAnsi="TimesNewRomanMTStd"/>
            <w:color w:val="000000"/>
            <w:szCs w:val="22"/>
          </w:rPr>
          <w:delText xml:space="preserve">. </w:delText>
        </w:r>
        <w:r w:rsidDel="00D539E8">
          <w:rPr>
            <w:rFonts w:ascii="TimesNewRomanMTStd" w:hAnsi="TimesNewRomanMTStd" w:hint="eastAsia"/>
            <w:color w:val="000000"/>
            <w:szCs w:val="22"/>
          </w:rPr>
          <w:delText>Wan</w:delText>
        </w:r>
      </w:del>
      <w:r>
        <w:rPr>
          <w:rFonts w:ascii="TimesNewRomanMTStd" w:hAnsi="TimesNewRomanMTStd"/>
          <w:color w:val="000000"/>
          <w:szCs w:val="22"/>
        </w:rPr>
        <w:t xml:space="preserve">; </w:t>
      </w:r>
      <w:ins w:id="112" w:author="TSP TSP" w:date="2024-08-16T16:34:00Z" w16du:dateUtc="2024-08-16T08:34:00Z">
        <w:r w:rsidR="00D539E8">
          <w:rPr>
            <w:color w:val="000000" w:themeColor="text1"/>
            <w:szCs w:val="22"/>
          </w:rPr>
          <w:t>Yanfeng Wang</w:t>
        </w:r>
      </w:ins>
      <w:del w:id="113" w:author="TSP TSP" w:date="2024-08-16T16:34:00Z" w16du:dateUtc="2024-08-16T08:34:00Z">
        <w:r w:rsidDel="00D539E8">
          <w:rPr>
            <w:rFonts w:ascii="TimesNewRomanMTStd" w:hAnsi="TimesNewRomanMTStd" w:hint="eastAsia"/>
            <w:color w:val="000000"/>
            <w:szCs w:val="22"/>
          </w:rPr>
          <w:delText>Y</w:delText>
        </w:r>
        <w:r w:rsidDel="00D539E8">
          <w:rPr>
            <w:rFonts w:ascii="TimesNewRomanMTStd" w:hAnsi="TimesNewRomanMTStd"/>
            <w:color w:val="000000"/>
            <w:szCs w:val="22"/>
          </w:rPr>
          <w:delText xml:space="preserve">. </w:delText>
        </w:r>
        <w:r w:rsidDel="00D539E8">
          <w:rPr>
            <w:rFonts w:ascii="TimesNewRomanMTStd" w:hAnsi="TimesNewRomanMTStd" w:hint="eastAsia"/>
            <w:color w:val="000000"/>
            <w:szCs w:val="22"/>
          </w:rPr>
          <w:delText>Wang</w:delText>
        </w:r>
      </w:del>
      <w:r>
        <w:rPr>
          <w:rFonts w:ascii="TimesNewRomanMTStd" w:hAnsi="TimesNewRomanMTStd"/>
          <w:color w:val="000000"/>
          <w:szCs w:val="22"/>
        </w:rPr>
        <w:t>;</w:t>
      </w:r>
      <w:r>
        <w:rPr>
          <w:rFonts w:ascii="TimesNewRomanMTStd" w:hAnsi="TimesNewRomanMTStd" w:hint="eastAsia"/>
          <w:color w:val="000000"/>
          <w:szCs w:val="22"/>
        </w:rPr>
        <w:t xml:space="preserve"> </w:t>
      </w:r>
      <w:r>
        <w:rPr>
          <w:rFonts w:ascii="TimesNewRomanMTStd" w:hAnsi="TimesNewRomanMTStd"/>
          <w:color w:val="000000"/>
          <w:szCs w:val="22"/>
        </w:rPr>
        <w:t xml:space="preserve">analysis and interpretation of results: </w:t>
      </w:r>
      <w:proofErr w:type="spellStart"/>
      <w:ins w:id="114" w:author="TSP TSP" w:date="2024-08-16T16:33:00Z" w16du:dateUtc="2024-08-16T08:33:00Z">
        <w:r w:rsidR="00D539E8">
          <w:rPr>
            <w:color w:val="000000" w:themeColor="text1"/>
            <w:szCs w:val="22"/>
          </w:rPr>
          <w:t>Zhenshuai</w:t>
        </w:r>
        <w:proofErr w:type="spellEnd"/>
        <w:r w:rsidR="00D539E8">
          <w:rPr>
            <w:color w:val="000000" w:themeColor="text1"/>
            <w:szCs w:val="22"/>
          </w:rPr>
          <w:t xml:space="preserve"> Wan</w:t>
        </w:r>
      </w:ins>
      <w:del w:id="115" w:author="TSP TSP" w:date="2024-08-16T16:33:00Z" w16du:dateUtc="2024-08-16T08:33:00Z">
        <w:r w:rsidDel="00D539E8">
          <w:rPr>
            <w:rFonts w:ascii="TimesNewRomanMTStd" w:hAnsi="TimesNewRomanMTStd" w:hint="eastAsia"/>
            <w:color w:val="000000"/>
            <w:szCs w:val="22"/>
          </w:rPr>
          <w:delText>Z</w:delText>
        </w:r>
        <w:r w:rsidDel="00D539E8">
          <w:rPr>
            <w:rFonts w:ascii="TimesNewRomanMTStd" w:hAnsi="TimesNewRomanMTStd"/>
            <w:color w:val="000000"/>
            <w:szCs w:val="22"/>
          </w:rPr>
          <w:delText xml:space="preserve">. </w:delText>
        </w:r>
        <w:r w:rsidDel="00D539E8">
          <w:rPr>
            <w:rFonts w:ascii="TimesNewRomanMTStd" w:hAnsi="TimesNewRomanMTStd" w:hint="eastAsia"/>
            <w:color w:val="000000"/>
            <w:szCs w:val="22"/>
          </w:rPr>
          <w:delText>Wan</w:delText>
        </w:r>
      </w:del>
      <w:r>
        <w:rPr>
          <w:rFonts w:ascii="TimesNewRomanMTStd" w:hAnsi="TimesNewRomanMTStd"/>
          <w:color w:val="000000"/>
          <w:szCs w:val="22"/>
        </w:rPr>
        <w:t xml:space="preserve">, </w:t>
      </w:r>
      <w:ins w:id="116" w:author="TSP TSP" w:date="2024-08-16T16:34:00Z" w16du:dateUtc="2024-08-16T08:34:00Z">
        <w:r w:rsidR="00D539E8">
          <w:rPr>
            <w:color w:val="000000" w:themeColor="text1"/>
            <w:szCs w:val="22"/>
          </w:rPr>
          <w:t>Yanfeng Wang</w:t>
        </w:r>
      </w:ins>
      <w:del w:id="117" w:author="TSP TSP" w:date="2024-08-16T16:34:00Z" w16du:dateUtc="2024-08-16T08:34:00Z">
        <w:r w:rsidDel="00D539E8">
          <w:rPr>
            <w:rFonts w:ascii="TimesNewRomanMTStd" w:hAnsi="TimesNewRomanMTStd"/>
            <w:color w:val="000000"/>
            <w:szCs w:val="22"/>
          </w:rPr>
          <w:delText xml:space="preserve">L. </w:delText>
        </w:r>
        <w:r w:rsidDel="00D539E8">
          <w:rPr>
            <w:rFonts w:ascii="TimesNewRomanMTStd" w:hAnsi="TimesNewRomanMTStd" w:hint="eastAsia"/>
            <w:color w:val="000000"/>
            <w:szCs w:val="22"/>
          </w:rPr>
          <w:delText>Yue</w:delText>
        </w:r>
      </w:del>
      <w:r>
        <w:rPr>
          <w:rFonts w:ascii="TimesNewRomanMTStd" w:hAnsi="TimesNewRomanMTStd"/>
          <w:color w:val="000000"/>
          <w:szCs w:val="22"/>
        </w:rPr>
        <w:t xml:space="preserve">; draft manuscript preparation: </w:t>
      </w:r>
      <w:proofErr w:type="spellStart"/>
      <w:ins w:id="118" w:author="TSP TSP" w:date="2024-08-16T16:33:00Z" w16du:dateUtc="2024-08-16T08:33:00Z">
        <w:r w:rsidR="00D539E8">
          <w:rPr>
            <w:color w:val="000000" w:themeColor="text1"/>
            <w:szCs w:val="22"/>
          </w:rPr>
          <w:t>Zhenshuai</w:t>
        </w:r>
        <w:proofErr w:type="spellEnd"/>
        <w:r w:rsidR="00D539E8">
          <w:rPr>
            <w:color w:val="000000" w:themeColor="text1"/>
            <w:szCs w:val="22"/>
          </w:rPr>
          <w:t xml:space="preserve"> Wan</w:t>
        </w:r>
      </w:ins>
      <w:del w:id="119" w:author="TSP TSP" w:date="2024-08-16T16:33:00Z" w16du:dateUtc="2024-08-16T08:33:00Z">
        <w:r w:rsidDel="00D539E8">
          <w:rPr>
            <w:rFonts w:ascii="TimesNewRomanMTStd" w:hAnsi="TimesNewRomanMTStd" w:hint="eastAsia"/>
            <w:color w:val="000000"/>
            <w:szCs w:val="22"/>
          </w:rPr>
          <w:delText>Z</w:delText>
        </w:r>
        <w:r w:rsidDel="00D539E8">
          <w:rPr>
            <w:rFonts w:ascii="TimesNewRomanMTStd" w:hAnsi="TimesNewRomanMTStd"/>
            <w:color w:val="000000"/>
            <w:szCs w:val="22"/>
          </w:rPr>
          <w:delText xml:space="preserve">. </w:delText>
        </w:r>
        <w:r w:rsidDel="00D539E8">
          <w:rPr>
            <w:rFonts w:ascii="TimesNewRomanMTStd" w:hAnsi="TimesNewRomanMTStd" w:hint="eastAsia"/>
            <w:color w:val="000000"/>
            <w:szCs w:val="22"/>
          </w:rPr>
          <w:delText>Wan</w:delText>
        </w:r>
      </w:del>
      <w:r>
        <w:rPr>
          <w:rFonts w:ascii="TimesNewRomanMTStd" w:hAnsi="TimesNewRomanMTStd"/>
          <w:color w:val="000000"/>
          <w:szCs w:val="22"/>
        </w:rPr>
        <w:t xml:space="preserve">, </w:t>
      </w:r>
      <w:ins w:id="120" w:author="TSP TSP" w:date="2024-08-16T16:34:00Z" w16du:dateUtc="2024-08-16T08:34:00Z">
        <w:r w:rsidR="00D539E8">
          <w:rPr>
            <w:color w:val="000000" w:themeColor="text1"/>
            <w:szCs w:val="22"/>
          </w:rPr>
          <w:t>Yanfeng Wang</w:t>
        </w:r>
      </w:ins>
      <w:del w:id="121" w:author="TSP TSP" w:date="2024-08-16T16:34:00Z" w16du:dateUtc="2024-08-16T08:34:00Z">
        <w:r w:rsidDel="00D539E8">
          <w:rPr>
            <w:rFonts w:ascii="TimesNewRomanMTStd" w:hAnsi="TimesNewRomanMTStd" w:hint="eastAsia"/>
            <w:color w:val="000000"/>
            <w:szCs w:val="22"/>
          </w:rPr>
          <w:delText>Y</w:delText>
        </w:r>
        <w:r w:rsidDel="00D539E8">
          <w:rPr>
            <w:rFonts w:ascii="TimesNewRomanMTStd" w:hAnsi="TimesNewRomanMTStd"/>
            <w:color w:val="000000"/>
            <w:szCs w:val="22"/>
          </w:rPr>
          <w:delText>.</w:delText>
        </w:r>
        <w:r w:rsidDel="00D539E8">
          <w:rPr>
            <w:rFonts w:ascii="TimesNewRomanMTStd" w:hAnsi="TimesNewRomanMTStd" w:hint="eastAsia"/>
            <w:color w:val="000000"/>
            <w:szCs w:val="22"/>
          </w:rPr>
          <w:delText xml:space="preserve"> W</w:delText>
        </w:r>
        <w:r w:rsidDel="00D539E8">
          <w:rPr>
            <w:rFonts w:ascii="TimesNewRomanMTStd" w:hAnsi="TimesNewRomanMTStd"/>
            <w:color w:val="000000"/>
            <w:szCs w:val="22"/>
          </w:rPr>
          <w:delText>ang</w:delText>
        </w:r>
      </w:del>
      <w:r>
        <w:rPr>
          <w:rFonts w:ascii="TimesNewRomanMTStd" w:hAnsi="TimesNewRomanMTStd"/>
          <w:color w:val="000000"/>
          <w:szCs w:val="22"/>
        </w:rPr>
        <w:t>. All authors reviewed the results and approved the final version of the manuscript.</w:t>
      </w:r>
    </w:p>
    <w:p w14:paraId="759AEB15" w14:textId="77777777" w:rsidR="00BE6998" w:rsidRPr="00D539E8" w:rsidDel="00D539E8" w:rsidRDefault="00BE6998">
      <w:pPr>
        <w:pStyle w:val="keyword"/>
        <w:widowControl w:val="0"/>
        <w:snapToGrid w:val="0"/>
        <w:spacing w:beforeLines="100" w:before="312"/>
        <w:rPr>
          <w:del w:id="122" w:author="TSP TSP" w:date="2024-08-16T16:34:00Z" w16du:dateUtc="2024-08-16T08:34:00Z"/>
          <w:rFonts w:ascii="TimesNewRomanMTStd" w:hAnsi="TimesNewRomanMTStd"/>
          <w:color w:val="000000"/>
          <w:szCs w:val="22"/>
          <w:rPrChange w:id="123" w:author="TSP TSP" w:date="2024-08-16T16:34:00Z" w16du:dateUtc="2024-08-16T08:34:00Z">
            <w:rPr>
              <w:del w:id="124" w:author="TSP TSP" w:date="2024-08-16T16:34:00Z" w16du:dateUtc="2024-08-16T08:34:00Z"/>
              <w:b/>
              <w:bCs/>
              <w:color w:val="000000" w:themeColor="text1"/>
              <w:szCs w:val="22"/>
            </w:rPr>
          </w:rPrChange>
        </w:rPr>
      </w:pPr>
    </w:p>
    <w:p w14:paraId="010EFBB7" w14:textId="77777777" w:rsidR="007C74AA" w:rsidRDefault="00000000">
      <w:pPr>
        <w:pStyle w:val="keyword"/>
        <w:widowControl w:val="0"/>
        <w:snapToGrid w:val="0"/>
        <w:spacing w:beforeLines="100" w:before="312"/>
        <w:rPr>
          <w:ins w:id="125" w:author="TSP TSP" w:date="2024-08-16T16:34:00Z" w16du:dateUtc="2024-08-16T08:34:00Z"/>
          <w:szCs w:val="22"/>
        </w:rPr>
      </w:pPr>
      <w:r>
        <w:rPr>
          <w:b/>
          <w:bCs/>
          <w:color w:val="000000" w:themeColor="text1"/>
          <w:szCs w:val="22"/>
        </w:rPr>
        <w:t>Availability of Data and Materials:</w:t>
      </w:r>
      <w:r>
        <w:rPr>
          <w:rFonts w:hint="eastAsia"/>
          <w:b/>
          <w:bCs/>
          <w:color w:val="000000" w:themeColor="text1"/>
          <w:szCs w:val="22"/>
        </w:rPr>
        <w:t xml:space="preserve"> </w:t>
      </w:r>
      <w:r>
        <w:rPr>
          <w:szCs w:val="22"/>
        </w:rPr>
        <w:t>The datasets generated and/or analyzed during this study are</w:t>
      </w:r>
      <w:r>
        <w:rPr>
          <w:rFonts w:hint="eastAsia"/>
          <w:szCs w:val="22"/>
        </w:rPr>
        <w:t xml:space="preserve"> </w:t>
      </w:r>
      <w:r>
        <w:rPr>
          <w:szCs w:val="22"/>
        </w:rPr>
        <w:t>available from the corresponding author upon reasonable request.</w:t>
      </w:r>
    </w:p>
    <w:p w14:paraId="18B65608" w14:textId="097E0D98" w:rsidR="00D539E8" w:rsidRDefault="00D539E8">
      <w:pPr>
        <w:pStyle w:val="keyword"/>
        <w:widowControl w:val="0"/>
        <w:snapToGrid w:val="0"/>
        <w:spacing w:beforeLines="100" w:before="312"/>
        <w:rPr>
          <w:b/>
          <w:bCs/>
          <w:color w:val="000000" w:themeColor="text1"/>
          <w:szCs w:val="22"/>
        </w:rPr>
      </w:pPr>
      <w:bookmarkStart w:id="126" w:name="_Hlk172098450"/>
      <w:commentRangeStart w:id="127"/>
      <w:ins w:id="128" w:author="TSP TSP" w:date="2024-08-16T16:34:00Z" w16du:dateUtc="2024-08-16T08:34:00Z">
        <w:r w:rsidRPr="004D298C">
          <w:rPr>
            <w:rFonts w:hint="eastAsia"/>
            <w:b/>
            <w:bCs/>
            <w:color w:val="000000"/>
            <w:shd w:val="clear" w:color="auto" w:fill="FFFFFF"/>
          </w:rPr>
          <w:t>Ethics Approval</w:t>
        </w:r>
        <w:r>
          <w:rPr>
            <w:rFonts w:hint="eastAsia"/>
            <w:b/>
            <w:bCs/>
            <w:color w:val="000000"/>
            <w:shd w:val="clear" w:color="auto" w:fill="FFFFFF"/>
          </w:rPr>
          <w:t>:</w:t>
        </w:r>
      </w:ins>
      <w:bookmarkEnd w:id="126"/>
      <w:commentRangeEnd w:id="127"/>
      <w:ins w:id="129" w:author="TSP TSP" w:date="2024-08-16T16:35:00Z" w16du:dateUtc="2024-08-16T08:35:00Z">
        <w:r>
          <w:rPr>
            <w:rStyle w:val="af4"/>
          </w:rPr>
          <w:commentReference w:id="127"/>
        </w:r>
      </w:ins>
    </w:p>
    <w:p w14:paraId="36DB3B2D" w14:textId="77777777" w:rsidR="007C74AA" w:rsidRDefault="00000000">
      <w:pPr>
        <w:pStyle w:val="keyword"/>
        <w:widowControl w:val="0"/>
        <w:snapToGrid w:val="0"/>
        <w:spacing w:beforeLines="100" w:before="312"/>
        <w:rPr>
          <w:b/>
          <w:bCs/>
          <w:color w:val="000000" w:themeColor="text1"/>
          <w:szCs w:val="22"/>
        </w:rPr>
      </w:pPr>
      <w:r>
        <w:rPr>
          <w:b/>
          <w:bCs/>
          <w:color w:val="000000" w:themeColor="text1"/>
          <w:szCs w:val="22"/>
        </w:rPr>
        <w:t xml:space="preserve">Conflicts of Interest: </w:t>
      </w:r>
      <w:r>
        <w:rPr>
          <w:color w:val="000000" w:themeColor="text1"/>
          <w:szCs w:val="22"/>
        </w:rPr>
        <w:t>The authors have no conflicts of int</w:t>
      </w:r>
      <w:r>
        <w:rPr>
          <w:rFonts w:hint="eastAsia"/>
          <w:color w:val="000000" w:themeColor="text1"/>
          <w:szCs w:val="22"/>
        </w:rPr>
        <w:t>e</w:t>
      </w:r>
      <w:r>
        <w:rPr>
          <w:color w:val="000000" w:themeColor="text1"/>
          <w:szCs w:val="22"/>
        </w:rPr>
        <w:t>rest that could potentially influence the integrity, objectivity, or impartiality of the research presented</w:t>
      </w:r>
      <w:r>
        <w:rPr>
          <w:rFonts w:hint="eastAsia"/>
          <w:color w:val="000000" w:themeColor="text1"/>
          <w:szCs w:val="22"/>
        </w:rPr>
        <w:t xml:space="preserve"> </w:t>
      </w:r>
      <w:r>
        <w:rPr>
          <w:color w:val="000000" w:themeColor="text1"/>
          <w:szCs w:val="22"/>
        </w:rPr>
        <w:t>in this article.</w:t>
      </w:r>
    </w:p>
    <w:p w14:paraId="137A00D2" w14:textId="77777777" w:rsidR="007C74AA" w:rsidRDefault="00000000">
      <w:pPr>
        <w:pStyle w:val="ae"/>
        <w:widowControl w:val="0"/>
        <w:adjustRightInd w:val="0"/>
        <w:snapToGrid w:val="0"/>
        <w:spacing w:beforeLines="100" w:before="312" w:beforeAutospacing="0" w:after="120" w:afterAutospacing="0"/>
        <w:jc w:val="both"/>
        <w:rPr>
          <w:b/>
          <w:bCs/>
          <w:color w:val="000000" w:themeColor="text1"/>
          <w:sz w:val="22"/>
          <w:szCs w:val="22"/>
        </w:rPr>
      </w:pPr>
      <w:commentRangeStart w:id="130"/>
      <w:r>
        <w:rPr>
          <w:b/>
          <w:bCs/>
          <w:color w:val="000000" w:themeColor="text1"/>
          <w:sz w:val="22"/>
          <w:szCs w:val="22"/>
        </w:rPr>
        <w:t>References</w:t>
      </w:r>
      <w:commentRangeEnd w:id="130"/>
      <w:r w:rsidR="00D539E8">
        <w:rPr>
          <w:rStyle w:val="af4"/>
        </w:rPr>
        <w:commentReference w:id="130"/>
      </w:r>
    </w:p>
    <w:bookmarkStart w:id="131" w:name="OLE_LINK17"/>
    <w:p w14:paraId="4A7E4491" w14:textId="77777777" w:rsidR="007C74AA" w:rsidRDefault="00000000">
      <w:pPr>
        <w:pStyle w:val="EndNoteBibliography"/>
        <w:spacing w:after="0" w:line="239" w:lineRule="exact"/>
        <w:ind w:left="357" w:hanging="357"/>
      </w:pPr>
      <w:r>
        <w:rPr>
          <w:color w:val="000000" w:themeColor="text1"/>
          <w:sz w:val="20"/>
        </w:rPr>
        <w:fldChar w:fldCharType="begin"/>
      </w:r>
      <w:r>
        <w:rPr>
          <w:color w:val="000000" w:themeColor="text1"/>
          <w:sz w:val="20"/>
        </w:rPr>
        <w:instrText xml:space="preserve"> ADDIN EN.REFLIST </w:instrText>
      </w:r>
      <w:r>
        <w:rPr>
          <w:color w:val="000000" w:themeColor="text1"/>
          <w:sz w:val="20"/>
        </w:rPr>
        <w:fldChar w:fldCharType="separate"/>
      </w:r>
      <w:r>
        <w:t>1.</w:t>
      </w:r>
      <w:r>
        <w:tab/>
        <w:t>Zhang J, Liu J, Ding F. Collaborative optimization design framework for hierarchical filter barrier control suspension system with projection adaptive tracking hydraulic actuator. Nonlinear Dynam. 2022;108(4):3417-34.</w:t>
      </w:r>
    </w:p>
    <w:p w14:paraId="69194511" w14:textId="77777777" w:rsidR="007C74AA" w:rsidRDefault="00000000">
      <w:pPr>
        <w:pStyle w:val="EndNoteBibliography"/>
        <w:spacing w:after="0" w:line="239" w:lineRule="exact"/>
        <w:ind w:left="357" w:hanging="357"/>
      </w:pPr>
      <w:r>
        <w:t>2.</w:t>
      </w:r>
      <w:r>
        <w:tab/>
        <w:t>Guo Q, Chen ZL. Neural adaptive control of single-rod electrohydraulic system with lumped uncertainty. Mech Syst Signal Pr. 2021;146:106869.</w:t>
      </w:r>
    </w:p>
    <w:p w14:paraId="097B8794" w14:textId="7C1B0C8F" w:rsidR="007C74AA" w:rsidRDefault="00000000">
      <w:pPr>
        <w:pStyle w:val="EndNoteBibliography"/>
        <w:spacing w:after="0" w:line="239" w:lineRule="exact"/>
        <w:ind w:left="357" w:hanging="357"/>
      </w:pPr>
      <w:r>
        <w:t>3.</w:t>
      </w:r>
      <w:r>
        <w:tab/>
        <w:t xml:space="preserve">Yuan S, Deng W, Liang X, Yao J, Yang G. Nonlinear robust adaptive precision motion control of motor servo systems with unknown actuator backlash compensation. </w:t>
      </w:r>
      <w:r w:rsidR="00D539E8" w:rsidRPr="00D539E8">
        <w:t xml:space="preserve">ISA </w:t>
      </w:r>
      <w:r w:rsidR="00D539E8">
        <w:rPr>
          <w:rFonts w:hint="eastAsia"/>
        </w:rPr>
        <w:t>T</w:t>
      </w:r>
      <w:r w:rsidR="00D539E8" w:rsidRPr="00D539E8">
        <w:t>ransactions</w:t>
      </w:r>
      <w:r>
        <w:t>. 2023;137:349-57.</w:t>
      </w:r>
    </w:p>
    <w:p w14:paraId="630CE98B" w14:textId="293FFACA" w:rsidR="007C74AA" w:rsidRDefault="00000000">
      <w:pPr>
        <w:pStyle w:val="EndNoteBibliography"/>
        <w:spacing w:after="0" w:line="239" w:lineRule="exact"/>
        <w:ind w:left="357" w:hanging="357"/>
      </w:pPr>
      <w:r>
        <w:t>4.</w:t>
      </w:r>
      <w:r>
        <w:tab/>
        <w:t xml:space="preserve">Na J, Wang SB, Liu YJ, Huang YB, Ren XM. Finite-Time Convergence Adaptive Neural Network Control for Nonlinear Servo Systems. </w:t>
      </w:r>
      <w:r w:rsidR="00D539E8" w:rsidRPr="00D539E8">
        <w:t>IEEE Transactions on Cybernetics</w:t>
      </w:r>
      <w:r>
        <w:t>. 2020;50(6):2568-79.</w:t>
      </w:r>
    </w:p>
    <w:p w14:paraId="01685CDB" w14:textId="77777777" w:rsidR="007C74AA" w:rsidRDefault="00000000">
      <w:pPr>
        <w:pStyle w:val="EndNoteBibliography"/>
        <w:spacing w:after="0" w:line="239" w:lineRule="exact"/>
        <w:ind w:left="357" w:hanging="357"/>
      </w:pPr>
      <w:r>
        <w:t>5.</w:t>
      </w:r>
      <w:r>
        <w:tab/>
        <w:t>Wang SB, Na J, Ren XM, Yu HS, Yu JP. Unknown input observer-based robust adaptive funnel motion control for nonlinear servomechanisms. Int J Robust Nonlin. 2018;28(18):6163-79.</w:t>
      </w:r>
    </w:p>
    <w:p w14:paraId="1BBEEB7E" w14:textId="7CA4EC1C" w:rsidR="007C74AA" w:rsidRDefault="00000000">
      <w:pPr>
        <w:pStyle w:val="EndNoteBibliography"/>
        <w:spacing w:after="0" w:line="239" w:lineRule="exact"/>
        <w:ind w:left="357" w:hanging="357"/>
      </w:pPr>
      <w:r>
        <w:rPr>
          <w:rFonts w:hint="eastAsia"/>
        </w:rPr>
        <w:t>6</w:t>
      </w:r>
      <w:r>
        <w:t>.</w:t>
      </w:r>
      <w:r>
        <w:tab/>
        <w:t xml:space="preserve">Van M, Do XP, Mavrovouniotis M. Self-tuning fuzzy PID-nonsingular fast terminal sliding mode control for robust fault tolerant control of robot manipulators. </w:t>
      </w:r>
      <w:r w:rsidR="00D539E8" w:rsidRPr="00D539E8">
        <w:t xml:space="preserve">ISA </w:t>
      </w:r>
      <w:r w:rsidR="00D539E8">
        <w:rPr>
          <w:rFonts w:hint="eastAsia"/>
        </w:rPr>
        <w:t>T</w:t>
      </w:r>
      <w:r w:rsidR="00D539E8" w:rsidRPr="00D539E8">
        <w:t>ransactions</w:t>
      </w:r>
      <w:r>
        <w:t>. 2020;96:60-8.</w:t>
      </w:r>
    </w:p>
    <w:p w14:paraId="065D0184" w14:textId="2F014C39" w:rsidR="007C74AA" w:rsidRDefault="00000000">
      <w:pPr>
        <w:pStyle w:val="EndNoteBibliography"/>
        <w:spacing w:after="0" w:line="239" w:lineRule="exact"/>
        <w:ind w:left="357" w:hanging="357"/>
      </w:pPr>
      <w:r>
        <w:rPr>
          <w:rFonts w:hint="eastAsia"/>
        </w:rPr>
        <w:t>7</w:t>
      </w:r>
      <w:r>
        <w:t>.</w:t>
      </w:r>
      <w:r>
        <w:tab/>
        <w:t xml:space="preserve">Guo Q, Li XC, Zuo ZY, Shi Y, Jiang D. Quasi-Synchronization Control of Multiple Electrohydraulic Actuators With Load Disturbance and Uncertain Parameters. </w:t>
      </w:r>
      <w:r w:rsidR="00D539E8" w:rsidRPr="00D539E8">
        <w:t>IEEE/ASME Transactions on Mechatronics</w:t>
      </w:r>
      <w:r>
        <w:t>. 2021;26(4):2048-58.</w:t>
      </w:r>
    </w:p>
    <w:p w14:paraId="390FE189" w14:textId="262EE6F1" w:rsidR="007C74AA" w:rsidRDefault="00000000">
      <w:pPr>
        <w:pStyle w:val="EndNoteBibliography"/>
        <w:spacing w:after="0" w:line="239" w:lineRule="exact"/>
        <w:ind w:left="357" w:hanging="357"/>
      </w:pPr>
      <w:r>
        <w:rPr>
          <w:rFonts w:hint="eastAsia"/>
        </w:rPr>
        <w:t>8</w:t>
      </w:r>
      <w:r>
        <w:t>.</w:t>
      </w:r>
      <w:r>
        <w:tab/>
        <w:t xml:space="preserve">Yang XB, Zheng XL, Chen YH. Position Tracking Control Law for an Electro-Hydraulic Servo System Based on </w:t>
      </w:r>
      <w:r>
        <w:rPr>
          <w:rFonts w:hint="eastAsia"/>
        </w:rPr>
        <w:t>back-stepping</w:t>
      </w:r>
      <w:r>
        <w:t xml:space="preserve"> and Extended Differentiator. </w:t>
      </w:r>
      <w:r w:rsidR="00D539E8" w:rsidRPr="00D539E8">
        <w:t>IEEE/ASME Transactions on Mechatronics</w:t>
      </w:r>
      <w:r>
        <w:t>. 2018;23(1):132-40.</w:t>
      </w:r>
    </w:p>
    <w:p w14:paraId="314C05EC" w14:textId="77777777" w:rsidR="007C74AA" w:rsidRDefault="00000000">
      <w:pPr>
        <w:pStyle w:val="EndNoteBibliography"/>
        <w:spacing w:after="0" w:line="239" w:lineRule="exact"/>
        <w:ind w:left="357" w:hanging="357"/>
      </w:pPr>
      <w:r>
        <w:rPr>
          <w:rFonts w:hint="eastAsia"/>
        </w:rPr>
        <w:t>9</w:t>
      </w:r>
      <w:r>
        <w:t>.</w:t>
      </w:r>
      <w:r>
        <w:tab/>
        <w:t>Jing CH, Xu HG, Jiang JH. Dynamic surface disturbance rejection control for electro-hydraulic load simulator. Mech Syst Signal Pr. 2019;134:106293.</w:t>
      </w:r>
    </w:p>
    <w:p w14:paraId="4C8BF2EB" w14:textId="72C2B3BD" w:rsidR="007C74AA" w:rsidRDefault="00000000">
      <w:pPr>
        <w:pStyle w:val="EndNoteBibliography"/>
        <w:spacing w:after="0" w:line="239" w:lineRule="exact"/>
        <w:ind w:left="357" w:hanging="357"/>
      </w:pPr>
      <w:r>
        <w:t>1</w:t>
      </w:r>
      <w:r>
        <w:rPr>
          <w:rFonts w:hint="eastAsia"/>
        </w:rPr>
        <w:t>0</w:t>
      </w:r>
      <w:r>
        <w:t>.</w:t>
      </w:r>
      <w:r>
        <w:tab/>
        <w:t>Liu L, Zhao W, Liu YJ, Tong S, Wang YY. Adaptive Finite-Time Neural Network Control of Nonlinear Systems With Multiple Objective Constraints and Application to Electromechanical System. IEEE T</w:t>
      </w:r>
      <w:r w:rsidR="00DE1F73">
        <w:rPr>
          <w:rFonts w:hint="eastAsia"/>
        </w:rPr>
        <w:t>rans</w:t>
      </w:r>
      <w:r>
        <w:t xml:space="preserve"> Neur Net Lear. 2021;32(12):5416-26.</w:t>
      </w:r>
    </w:p>
    <w:p w14:paraId="2FF30673" w14:textId="77777777" w:rsidR="007C74AA" w:rsidRDefault="00000000">
      <w:pPr>
        <w:pStyle w:val="EndNoteBibliography"/>
        <w:spacing w:after="0" w:line="239" w:lineRule="exact"/>
        <w:ind w:left="357" w:hanging="357"/>
      </w:pPr>
      <w:r>
        <w:t>1</w:t>
      </w:r>
      <w:r>
        <w:rPr>
          <w:rFonts w:hint="eastAsia"/>
        </w:rPr>
        <w:t>1</w:t>
      </w:r>
      <w:r>
        <w:t>.</w:t>
      </w:r>
      <w:r>
        <w:tab/>
        <w:t>Na J, Ren XM, Herrmann G, Qiao Z. Adaptive neural dynamic surface control for servo systems with unknown dead-zone. Control Eng Pract. 2011;19(11):1328-43.</w:t>
      </w:r>
    </w:p>
    <w:p w14:paraId="194B44E5" w14:textId="4E8518BB" w:rsidR="007C74AA" w:rsidRDefault="00000000">
      <w:pPr>
        <w:pStyle w:val="EndNoteBibliography"/>
        <w:spacing w:after="0" w:line="239" w:lineRule="exact"/>
        <w:ind w:left="357" w:hanging="357"/>
      </w:pPr>
      <w:r>
        <w:lastRenderedPageBreak/>
        <w:t>1</w:t>
      </w:r>
      <w:r>
        <w:rPr>
          <w:rFonts w:hint="eastAsia"/>
        </w:rPr>
        <w:t>2</w:t>
      </w:r>
      <w:r>
        <w:t>.</w:t>
      </w:r>
      <w:r>
        <w:tab/>
        <w:t xml:space="preserve">Niu B, Duan P, Li J, Li X. Adaptive Neural Tracking Control Scheme of Switched Stochastic Nonlinear Pure-Feedback Nonlower Triangular Systems. </w:t>
      </w:r>
      <w:r w:rsidR="00051BB3" w:rsidRPr="00051BB3">
        <w:t>IEEE Transactions on Systems, Man, and Cybernetics: Systems</w:t>
      </w:r>
      <w:r>
        <w:t>. 2021;51(2):975-86.</w:t>
      </w:r>
    </w:p>
    <w:p w14:paraId="779EB3DE" w14:textId="091DAAD6" w:rsidR="007C74AA" w:rsidRDefault="00000000">
      <w:pPr>
        <w:pStyle w:val="EndNoteBibliography"/>
        <w:spacing w:after="0" w:line="239" w:lineRule="exact"/>
        <w:ind w:left="357" w:hanging="357"/>
      </w:pPr>
      <w:r>
        <w:t>1</w:t>
      </w:r>
      <w:r>
        <w:rPr>
          <w:rFonts w:hint="eastAsia"/>
        </w:rPr>
        <w:t>3</w:t>
      </w:r>
      <w:r>
        <w:t>.</w:t>
      </w:r>
      <w:r>
        <w:tab/>
        <w:t>Qiao L, Zhang WD. Trajectory Tracking Control of AUVs via Adaptive Fast Nonsingular Integral Terminal Sliding Mode Control. IEEE T</w:t>
      </w:r>
      <w:r w:rsidR="00DE1F73">
        <w:rPr>
          <w:rFonts w:hint="eastAsia"/>
        </w:rPr>
        <w:t>rans</w:t>
      </w:r>
      <w:r>
        <w:t xml:space="preserve"> Ind Inform. 2020;16(2):1248-58.</w:t>
      </w:r>
    </w:p>
    <w:p w14:paraId="1E675212" w14:textId="18BB95A5" w:rsidR="007C74AA" w:rsidRDefault="00000000">
      <w:pPr>
        <w:pStyle w:val="EndNoteBibliography"/>
        <w:spacing w:after="0" w:line="239" w:lineRule="exact"/>
        <w:ind w:left="357" w:hanging="357"/>
      </w:pPr>
      <w:r>
        <w:t>1</w:t>
      </w:r>
      <w:r>
        <w:rPr>
          <w:rFonts w:hint="eastAsia"/>
        </w:rPr>
        <w:t>4</w:t>
      </w:r>
      <w:r>
        <w:t>.</w:t>
      </w:r>
      <w:r>
        <w:tab/>
        <w:t xml:space="preserve">Jin M, Kang SH, Chang PH, Lee J. Robust Control of Robot Manipulators Using Inclusive and Enhanced Time Delay Control. IEEE-ASME </w:t>
      </w:r>
      <w:r w:rsidR="00DE1F73">
        <w:t>T</w:t>
      </w:r>
      <w:r w:rsidR="00DE1F73">
        <w:rPr>
          <w:rFonts w:hint="eastAsia"/>
        </w:rPr>
        <w:t>rans</w:t>
      </w:r>
      <w:r>
        <w:t xml:space="preserve"> Mech. 2017;22(5):2141-52.</w:t>
      </w:r>
    </w:p>
    <w:p w14:paraId="7CC45148" w14:textId="77777777" w:rsidR="007C74AA" w:rsidRDefault="00000000">
      <w:pPr>
        <w:pStyle w:val="EndNoteBibliography"/>
        <w:spacing w:after="0" w:line="239" w:lineRule="exact"/>
        <w:ind w:left="357" w:hanging="357"/>
      </w:pPr>
      <w:r>
        <w:t>1</w:t>
      </w:r>
      <w:r>
        <w:rPr>
          <w:rFonts w:hint="eastAsia"/>
        </w:rPr>
        <w:t>5</w:t>
      </w:r>
      <w:r>
        <w:t>.</w:t>
      </w:r>
      <w:r>
        <w:tab/>
        <w:t>Kim BS, Yoo SJ. Approximation-based Adaptive Tracking Control of Nonlinear Pure-feedback Systems with Time-varying Output Constraints. INT J Control Autom. 2015;13(2):257-65.</w:t>
      </w:r>
    </w:p>
    <w:p w14:paraId="126F21B5" w14:textId="2F6F3BA8" w:rsidR="007C74AA" w:rsidRDefault="00000000">
      <w:pPr>
        <w:pStyle w:val="EndNoteBibliography"/>
        <w:spacing w:after="0" w:line="239" w:lineRule="exact"/>
        <w:ind w:left="357" w:hanging="357"/>
      </w:pPr>
      <w:r>
        <w:t>1</w:t>
      </w:r>
      <w:r>
        <w:rPr>
          <w:rFonts w:hint="eastAsia"/>
        </w:rPr>
        <w:t>6</w:t>
      </w:r>
      <w:r>
        <w:t>.</w:t>
      </w:r>
      <w:r>
        <w:tab/>
        <w:t xml:space="preserve">Yan S, Sun WC, He FH, Yao JY. Adaptive Fault Detection and Isolation for Active Suspension Systems With Model Uncertainties. IEEE </w:t>
      </w:r>
      <w:r w:rsidR="00DE1F73">
        <w:t>T</w:t>
      </w:r>
      <w:r w:rsidR="00DE1F73">
        <w:rPr>
          <w:rFonts w:hint="eastAsia"/>
        </w:rPr>
        <w:t>rans</w:t>
      </w:r>
      <w:r>
        <w:t xml:space="preserve"> Reliab. 2019;68(3):927-37.</w:t>
      </w:r>
    </w:p>
    <w:p w14:paraId="4C6CDB9E" w14:textId="338CF4CB" w:rsidR="007C74AA" w:rsidRDefault="00000000">
      <w:pPr>
        <w:pStyle w:val="EndNoteBibliography"/>
        <w:spacing w:after="0" w:line="239" w:lineRule="exact"/>
        <w:ind w:left="357" w:hanging="357"/>
      </w:pPr>
      <w:r>
        <w:t>1</w:t>
      </w:r>
      <w:r>
        <w:rPr>
          <w:rFonts w:hint="eastAsia"/>
        </w:rPr>
        <w:t>7</w:t>
      </w:r>
      <w:r>
        <w:t>.</w:t>
      </w:r>
      <w:r>
        <w:tab/>
        <w:t xml:space="preserve">Liu W, Lim C-C, Shi P, Xu S. </w:t>
      </w:r>
      <w:r>
        <w:rPr>
          <w:rFonts w:hint="eastAsia"/>
        </w:rPr>
        <w:t>back-stepping</w:t>
      </w:r>
      <w:r>
        <w:t xml:space="preserve"> Fuzzy Adaptive Control for a Class of Quantized Nonlinear Systems. IEEE </w:t>
      </w:r>
      <w:r w:rsidR="00DE1F73">
        <w:t>T</w:t>
      </w:r>
      <w:r w:rsidR="00DE1F73">
        <w:rPr>
          <w:rFonts w:hint="eastAsia"/>
        </w:rPr>
        <w:t>rans</w:t>
      </w:r>
      <w:r>
        <w:t xml:space="preserve"> Fuzzy Syst. 2017;25(5):1090-101.</w:t>
      </w:r>
    </w:p>
    <w:p w14:paraId="07322574" w14:textId="70048621" w:rsidR="007C74AA" w:rsidRDefault="00000000">
      <w:pPr>
        <w:pStyle w:val="EndNoteBibliography"/>
        <w:spacing w:after="0" w:line="239" w:lineRule="exact"/>
        <w:ind w:left="357" w:hanging="357"/>
      </w:pPr>
      <w:r>
        <w:t>1</w:t>
      </w:r>
      <w:r>
        <w:rPr>
          <w:rFonts w:hint="eastAsia"/>
        </w:rPr>
        <w:t>8</w:t>
      </w:r>
      <w:r>
        <w:t>.</w:t>
      </w:r>
      <w:r>
        <w:tab/>
        <w:t xml:space="preserve">Huang YB, Na J, Wu X, Gao GB. Approximation-Free Control for Vehicle Active Suspensions With Hydraulic Actuator. IEEE </w:t>
      </w:r>
      <w:r w:rsidR="00DE1F73">
        <w:t>T</w:t>
      </w:r>
      <w:r w:rsidR="00DE1F73">
        <w:rPr>
          <w:rFonts w:hint="eastAsia"/>
        </w:rPr>
        <w:t>rans</w:t>
      </w:r>
      <w:r>
        <w:t xml:space="preserve"> Ind Electron. 2018;65(9):7258-67.</w:t>
      </w:r>
    </w:p>
    <w:p w14:paraId="29D37995" w14:textId="77777777" w:rsidR="007C74AA" w:rsidRDefault="00000000">
      <w:pPr>
        <w:pStyle w:val="EndNoteBibliography"/>
        <w:spacing w:after="0" w:line="239" w:lineRule="exact"/>
        <w:ind w:left="357" w:hanging="357"/>
      </w:pPr>
      <w:r>
        <w:rPr>
          <w:rFonts w:hint="eastAsia"/>
        </w:rPr>
        <w:t>19</w:t>
      </w:r>
      <w:r>
        <w:t>.</w:t>
      </w:r>
      <w:r>
        <w:tab/>
        <w:t>Razzaghian A, Moghaddam RK, Pariz N. Fractional-order nonsingular terminal sliding mode control via a disturbance observer for a class of nonlinear systems with mismatched disturbances. J Vib Control. 2021;27(1-2):140-51.</w:t>
      </w:r>
    </w:p>
    <w:p w14:paraId="30EC0393" w14:textId="5A5238C9" w:rsidR="007C74AA" w:rsidRDefault="00000000">
      <w:pPr>
        <w:pStyle w:val="EndNoteBibliography"/>
        <w:spacing w:after="0" w:line="239" w:lineRule="exact"/>
        <w:ind w:left="357" w:hanging="357"/>
      </w:pPr>
      <w:r>
        <w:t>2</w:t>
      </w:r>
      <w:r>
        <w:rPr>
          <w:rFonts w:hint="eastAsia"/>
        </w:rPr>
        <w:t>0</w:t>
      </w:r>
      <w:r>
        <w:t>.</w:t>
      </w:r>
      <w:r>
        <w:tab/>
        <w:t xml:space="preserve">Xu N, Liu X, Li Y, Zong G, Zhao X, Wang H. </w:t>
      </w:r>
      <w:bookmarkStart w:id="132" w:name="OLE_LINK19"/>
      <w:r>
        <w:t xml:space="preserve">Dynamic Event-Triggered Control for a Class of Uncertain Strict-Feedback Systems via an Improved Adaptive Neural Networks </w:t>
      </w:r>
      <w:r>
        <w:rPr>
          <w:rFonts w:hint="eastAsia"/>
        </w:rPr>
        <w:t>back-stepping</w:t>
      </w:r>
      <w:r>
        <w:t xml:space="preserve"> Approach</w:t>
      </w:r>
      <w:bookmarkEnd w:id="132"/>
      <w:r>
        <w:t>.</w:t>
      </w:r>
      <w:bookmarkStart w:id="133" w:name="OLE_LINK21"/>
      <w:r>
        <w:t xml:space="preserve"> </w:t>
      </w:r>
      <w:bookmarkStart w:id="134" w:name="OLE_LINK20"/>
      <w:r>
        <w:t xml:space="preserve">IEEE </w:t>
      </w:r>
      <w:r w:rsidR="00DE1F73">
        <w:t>T</w:t>
      </w:r>
      <w:r w:rsidR="00DE1F73">
        <w:rPr>
          <w:rFonts w:hint="eastAsia"/>
        </w:rPr>
        <w:t>rans</w:t>
      </w:r>
      <w:r>
        <w:t xml:space="preserve"> Autom Sci Eng</w:t>
      </w:r>
      <w:bookmarkEnd w:id="133"/>
      <w:bookmarkEnd w:id="134"/>
      <w:r>
        <w:t>. 2024</w:t>
      </w:r>
      <w:r>
        <w:rPr>
          <w:rFonts w:hint="eastAsia"/>
        </w:rPr>
        <w:t xml:space="preserve">, </w:t>
      </w:r>
      <w:r>
        <w:t>doi: 10.1109/TASE.2024.3374522.</w:t>
      </w:r>
    </w:p>
    <w:p w14:paraId="6951EBF3" w14:textId="35D373B2" w:rsidR="007C74AA" w:rsidRDefault="00000000">
      <w:pPr>
        <w:pStyle w:val="EndNoteBibliography"/>
        <w:spacing w:after="0" w:line="239" w:lineRule="exact"/>
        <w:ind w:left="357" w:hanging="357"/>
      </w:pPr>
      <w:r>
        <w:t>2</w:t>
      </w:r>
      <w:r>
        <w:rPr>
          <w:rFonts w:hint="eastAsia"/>
        </w:rPr>
        <w:t>1</w:t>
      </w:r>
      <w:r>
        <w:t>.</w:t>
      </w:r>
      <w:r>
        <w:tab/>
        <w:t xml:space="preserve">Zhang MJ, Liu X, Yin BJ, Liu WX. Adaptive terminal sliding mode based thruster fault tolerant control for underwater vehicle in time-varying ocean currents. </w:t>
      </w:r>
      <w:r w:rsidR="00DE1F73" w:rsidRPr="00DE1F73">
        <w:t>J</w:t>
      </w:r>
      <w:r w:rsidR="00DE1F73">
        <w:rPr>
          <w:rFonts w:hint="eastAsia"/>
        </w:rPr>
        <w:t xml:space="preserve"> </w:t>
      </w:r>
      <w:r w:rsidR="00DE1F73" w:rsidRPr="00DE1F73">
        <w:t>Franklin Institute</w:t>
      </w:r>
      <w:r>
        <w:t>. 2015;352(11):4935-61.</w:t>
      </w:r>
    </w:p>
    <w:p w14:paraId="06D5C969" w14:textId="77777777" w:rsidR="007C74AA" w:rsidRDefault="00000000">
      <w:pPr>
        <w:pStyle w:val="EndNoteBibliography"/>
        <w:spacing w:after="0" w:line="239" w:lineRule="exact"/>
        <w:ind w:left="357" w:hanging="357"/>
      </w:pPr>
      <w:r>
        <w:t>2</w:t>
      </w:r>
      <w:r>
        <w:rPr>
          <w:rFonts w:hint="eastAsia"/>
        </w:rPr>
        <w:t>2</w:t>
      </w:r>
      <w:r>
        <w:t>.</w:t>
      </w:r>
      <w:r>
        <w:tab/>
        <w:t>Li C, Chen Z, Yao B. Identification and adaptive robust precision motion control of systems with nonlinear friction. Nonlinear Dynam. 2019;95(2):995-1007.</w:t>
      </w:r>
    </w:p>
    <w:p w14:paraId="529C657C" w14:textId="450EE73D" w:rsidR="007C74AA" w:rsidRDefault="00000000">
      <w:pPr>
        <w:pStyle w:val="EndNoteBibliography"/>
        <w:spacing w:after="0" w:line="239" w:lineRule="exact"/>
        <w:ind w:left="357" w:hanging="357"/>
      </w:pPr>
      <w:r>
        <w:t>2</w:t>
      </w:r>
      <w:r>
        <w:rPr>
          <w:rFonts w:hint="eastAsia"/>
        </w:rPr>
        <w:t>3</w:t>
      </w:r>
      <w:r>
        <w:t>.</w:t>
      </w:r>
      <w:r>
        <w:tab/>
        <w:t xml:space="preserve">Essa MEM, Aboelela MAS, Hassan MAM, Abdrabbo SM. Model predictive force control of hardware implementation for electro-hydraulic servo system. </w:t>
      </w:r>
      <w:r w:rsidR="00DE1F73" w:rsidRPr="00DE1F73">
        <w:t>Transactions of the Institute of Measurement and Control</w:t>
      </w:r>
      <w:r>
        <w:t>. 2019;41(5):1435-46.</w:t>
      </w:r>
    </w:p>
    <w:p w14:paraId="54EE238E" w14:textId="77777777" w:rsidR="007C74AA" w:rsidRDefault="00000000">
      <w:pPr>
        <w:pStyle w:val="EndNoteBibliography"/>
        <w:spacing w:after="0" w:line="239" w:lineRule="exact"/>
        <w:ind w:left="357" w:hanging="357"/>
      </w:pPr>
      <w:r>
        <w:t>2</w:t>
      </w:r>
      <w:r>
        <w:rPr>
          <w:rFonts w:hint="eastAsia"/>
        </w:rPr>
        <w:t>4</w:t>
      </w:r>
      <w:r>
        <w:t>.</w:t>
      </w:r>
      <w:r>
        <w:tab/>
        <w:t>Zhao H, Zhao N, Zong G, Zhao X, Xu N. Sliding-mode surface-based approximate optimal control for nonlinear multiplayer Stackelberg-Nash games via adaptive dynamic programming. Commun Nonlinear Sci. 2024;132</w:t>
      </w:r>
      <w:r>
        <w:rPr>
          <w:rFonts w:hint="eastAsia"/>
        </w:rPr>
        <w:t>,</w:t>
      </w:r>
      <w:r>
        <w:t xml:space="preserve"> 107928.</w:t>
      </w:r>
    </w:p>
    <w:p w14:paraId="4ED6F2CD" w14:textId="3468BFF8" w:rsidR="007C74AA" w:rsidRDefault="00000000">
      <w:pPr>
        <w:pStyle w:val="EndNoteBibliography"/>
        <w:spacing w:after="0" w:line="239" w:lineRule="exact"/>
        <w:ind w:left="357" w:hanging="357"/>
      </w:pPr>
      <w:r>
        <w:t>2</w:t>
      </w:r>
      <w:r>
        <w:rPr>
          <w:rFonts w:hint="eastAsia"/>
        </w:rPr>
        <w:t>5</w:t>
      </w:r>
      <w:r>
        <w:t>.</w:t>
      </w:r>
      <w:r>
        <w:tab/>
        <w:t>Guo K, Li M, Shi W, Pan Y. Adaptive Tracking Control of Hydraulic Systems With Improved Parameter Convergence. IEEE T</w:t>
      </w:r>
      <w:r w:rsidR="00DE1F73">
        <w:rPr>
          <w:rFonts w:hint="eastAsia"/>
        </w:rPr>
        <w:t>rans</w:t>
      </w:r>
      <w:r>
        <w:t xml:space="preserve"> Ind Electron. 2022;69(7):7140-50.</w:t>
      </w:r>
    </w:p>
    <w:p w14:paraId="272D71C0" w14:textId="3CB1F41D" w:rsidR="007C74AA" w:rsidRDefault="00000000">
      <w:pPr>
        <w:pStyle w:val="EndNoteBibliography"/>
        <w:spacing w:after="0" w:line="239" w:lineRule="exact"/>
        <w:ind w:left="357" w:hanging="357"/>
      </w:pPr>
      <w:r>
        <w:t>2</w:t>
      </w:r>
      <w:r>
        <w:rPr>
          <w:rFonts w:hint="eastAsia"/>
        </w:rPr>
        <w:t>6</w:t>
      </w:r>
      <w:r>
        <w:t>.</w:t>
      </w:r>
      <w:r>
        <w:tab/>
        <w:t xml:space="preserve">Guo Q, Zhang Y, Celler BG, Su SW. </w:t>
      </w:r>
      <w:r w:rsidR="00051BB3">
        <w:rPr>
          <w:rFonts w:hint="eastAsia"/>
        </w:rPr>
        <w:t>B</w:t>
      </w:r>
      <w:r>
        <w:rPr>
          <w:rFonts w:hint="eastAsia"/>
        </w:rPr>
        <w:t>ack-stepping</w:t>
      </w:r>
      <w:r>
        <w:t xml:space="preserve"> Control of Electro-Hydraulic System Based on Extended-State-Observer With Plant Dynamics Largely Unknown. IEEE T</w:t>
      </w:r>
      <w:r w:rsidR="00051BB3">
        <w:rPr>
          <w:rFonts w:hint="eastAsia"/>
        </w:rPr>
        <w:t>rans</w:t>
      </w:r>
      <w:r>
        <w:t xml:space="preserve"> Ind Electron. 2016;63(11):6909-20.</w:t>
      </w:r>
    </w:p>
    <w:p w14:paraId="15718CF9" w14:textId="4A782AF9" w:rsidR="007C74AA" w:rsidRDefault="00000000">
      <w:pPr>
        <w:pStyle w:val="EndNoteBibliography"/>
        <w:spacing w:after="0" w:line="239" w:lineRule="exact"/>
        <w:ind w:left="357" w:hanging="357"/>
      </w:pPr>
      <w:r>
        <w:t>2</w:t>
      </w:r>
      <w:r>
        <w:rPr>
          <w:rFonts w:hint="eastAsia"/>
        </w:rPr>
        <w:t>7</w:t>
      </w:r>
      <w:r>
        <w:t>.</w:t>
      </w:r>
      <w:r>
        <w:tab/>
        <w:t xml:space="preserve">Cheng C, Liu SY, Wu HZ. Sliding mode observer-based fractional-order proportional-integral-derivative sliding mode control for electro-hydraulic servo systems. </w:t>
      </w:r>
      <w:r w:rsidR="00DE1F73" w:rsidRPr="00DE1F73">
        <w:t>Proceedings of the Institution of Mechanical Engineers, Part C: Journal of Mechanical Engineering Science</w:t>
      </w:r>
      <w:r>
        <w:t>. 2020;234(10):1887-98.</w:t>
      </w:r>
    </w:p>
    <w:p w14:paraId="4039E51A" w14:textId="77777777" w:rsidR="007C74AA" w:rsidRDefault="00000000">
      <w:pPr>
        <w:pStyle w:val="EndNoteBibliography"/>
        <w:spacing w:after="0" w:line="239" w:lineRule="exact"/>
        <w:ind w:left="357" w:hanging="357"/>
      </w:pPr>
      <w:r>
        <w:t>2</w:t>
      </w:r>
      <w:r>
        <w:rPr>
          <w:rFonts w:hint="eastAsia"/>
        </w:rPr>
        <w:t>8</w:t>
      </w:r>
      <w:r>
        <w:t>.</w:t>
      </w:r>
      <w:r>
        <w:tab/>
        <w:t>Zhuang HX, Sun QL, Chen ZQ, Jiang YX. Back-stepping sliding mode control for pressure regulation of oxygen mask based on an extended state observer. Automatica. 2020;119:109106.</w:t>
      </w:r>
    </w:p>
    <w:p w14:paraId="0816FC94" w14:textId="5E7BEAB9" w:rsidR="007C74AA" w:rsidRDefault="00000000">
      <w:pPr>
        <w:pStyle w:val="EndNoteBibliography"/>
        <w:spacing w:after="0" w:line="239" w:lineRule="exact"/>
        <w:ind w:left="357" w:hanging="357"/>
      </w:pPr>
      <w:r>
        <w:rPr>
          <w:rFonts w:hint="eastAsia"/>
        </w:rPr>
        <w:t>29</w:t>
      </w:r>
      <w:r>
        <w:t>.</w:t>
      </w:r>
      <w:r>
        <w:tab/>
        <w:t>Chen Z, Guo Q, Li T, Yan Y, Jiang D. Gait Prediction and Variable Admittance Control for Lower Limb Exoskeleton With Measurement Delay and Extended-State-Observer. IEEE T</w:t>
      </w:r>
      <w:r w:rsidR="00DE1F73">
        <w:rPr>
          <w:rFonts w:hint="eastAsia"/>
        </w:rPr>
        <w:t>rans</w:t>
      </w:r>
      <w:r>
        <w:t xml:space="preserve"> Neur Net Lear. 2022;34(11):1-14.</w:t>
      </w:r>
    </w:p>
    <w:p w14:paraId="74E45CFB" w14:textId="77777777" w:rsidR="007C74AA" w:rsidRDefault="00000000">
      <w:pPr>
        <w:pStyle w:val="EndNoteBibliography"/>
        <w:spacing w:after="0" w:line="239" w:lineRule="exact"/>
        <w:ind w:left="357" w:hanging="357"/>
      </w:pPr>
      <w:r>
        <w:t>3</w:t>
      </w:r>
      <w:r>
        <w:rPr>
          <w:rFonts w:hint="eastAsia"/>
        </w:rPr>
        <w:t>0</w:t>
      </w:r>
      <w:r>
        <w:t>.</w:t>
      </w:r>
      <w:r>
        <w:tab/>
        <w:t>Asl RM, Hagh YS, Anavatti S, Handroos H. Adaptive finite integral non-singular terminal synergetic control of nth-order nonlinear systems. Mech Syst Signal Pr. 2020;142:106789.</w:t>
      </w:r>
    </w:p>
    <w:p w14:paraId="77CFF142" w14:textId="77777777" w:rsidR="007C74AA" w:rsidRDefault="00000000">
      <w:pPr>
        <w:pStyle w:val="EndNoteBibliography"/>
        <w:spacing w:after="0" w:line="239" w:lineRule="exact"/>
        <w:ind w:left="357" w:hanging="357"/>
      </w:pPr>
      <w:r>
        <w:t>3</w:t>
      </w:r>
      <w:r>
        <w:rPr>
          <w:rFonts w:hint="eastAsia"/>
        </w:rPr>
        <w:t>1</w:t>
      </w:r>
      <w:r>
        <w:t>.</w:t>
      </w:r>
      <w:r>
        <w:tab/>
        <w:t>Zhao J, Na J, Gao GB. Robust tracking control of uncertain nonlinear systems with adaptive dynamic programming. Neurocomputing. 2022;471:21-30.</w:t>
      </w:r>
    </w:p>
    <w:p w14:paraId="7F67565A" w14:textId="023FFEA9" w:rsidR="007C74AA" w:rsidRDefault="00000000">
      <w:pPr>
        <w:pStyle w:val="EndNoteBibliography"/>
        <w:spacing w:after="0" w:line="239" w:lineRule="exact"/>
        <w:ind w:left="357" w:hanging="357"/>
      </w:pPr>
      <w:r>
        <w:t>3</w:t>
      </w:r>
      <w:r>
        <w:rPr>
          <w:rFonts w:hint="eastAsia"/>
        </w:rPr>
        <w:t>2</w:t>
      </w:r>
      <w:r>
        <w:t>.</w:t>
      </w:r>
      <w:r>
        <w:tab/>
        <w:t xml:space="preserve">Yang CG, Jiang YM, He W, Na J, Li ZJ, Xu B. Adaptive Parameter Estimation and Control Design for Robot Manipulators With Finite-Time Convergence. </w:t>
      </w:r>
      <w:bookmarkStart w:id="135" w:name="OLE_LINK16"/>
      <w:r>
        <w:t>IEEE T</w:t>
      </w:r>
      <w:r w:rsidR="00DE1F73">
        <w:rPr>
          <w:rFonts w:hint="eastAsia"/>
        </w:rPr>
        <w:t>rans</w:t>
      </w:r>
      <w:r>
        <w:t xml:space="preserve"> Ind Electron</w:t>
      </w:r>
      <w:bookmarkEnd w:id="135"/>
      <w:r>
        <w:t>. 2018;65(10):8112-23.</w:t>
      </w:r>
    </w:p>
    <w:p w14:paraId="3A68B1C2" w14:textId="77777777" w:rsidR="007C74AA" w:rsidRDefault="00000000">
      <w:pPr>
        <w:pStyle w:val="EndNoteBibliography"/>
        <w:spacing w:after="0" w:line="239" w:lineRule="exact"/>
        <w:ind w:left="357" w:hanging="357"/>
      </w:pPr>
      <w:r>
        <w:lastRenderedPageBreak/>
        <w:t>3</w:t>
      </w:r>
      <w:r>
        <w:rPr>
          <w:rFonts w:hint="eastAsia"/>
        </w:rPr>
        <w:t>3</w:t>
      </w:r>
      <w:r>
        <w:t>.</w:t>
      </w:r>
      <w:r>
        <w:tab/>
        <w:t xml:space="preserve">Palli G, Strano S, Terzo M. Sliding-mode observers for state and disturbance estimation in electro-hydraulic systems. </w:t>
      </w:r>
      <w:bookmarkStart w:id="136" w:name="OLE_LINK18"/>
      <w:r>
        <w:t>Control Eng Pract</w:t>
      </w:r>
      <w:bookmarkEnd w:id="136"/>
      <w:r>
        <w:t>. 2018;74:58-70.</w:t>
      </w:r>
    </w:p>
    <w:p w14:paraId="5D782B14" w14:textId="71BE61C4" w:rsidR="007C74AA" w:rsidRDefault="00000000">
      <w:pPr>
        <w:pStyle w:val="EndNoteBibliography"/>
        <w:spacing w:line="239" w:lineRule="exact"/>
        <w:ind w:left="357" w:hanging="357"/>
      </w:pPr>
      <w:r>
        <w:t>3</w:t>
      </w:r>
      <w:r>
        <w:rPr>
          <w:rFonts w:hint="eastAsia"/>
        </w:rPr>
        <w:t>4</w:t>
      </w:r>
      <w:r>
        <w:t>.</w:t>
      </w:r>
      <w:r>
        <w:tab/>
        <w:t>Park JH, Kim SH, Park TS. Output-Feedback Adaptive Neural Controller for Uncertain Pure-Feedback Nonlinear Systems Using a High-Order Sliding Mode Observer. IEEE T</w:t>
      </w:r>
      <w:r w:rsidR="00DE1F73">
        <w:rPr>
          <w:rFonts w:hint="eastAsia"/>
        </w:rPr>
        <w:t>rans</w:t>
      </w:r>
      <w:r>
        <w:t xml:space="preserve"> Neur Net Lear. 2019;30(5):1596-601.</w:t>
      </w:r>
    </w:p>
    <w:p w14:paraId="661982AB" w14:textId="70482A07" w:rsidR="007C74AA" w:rsidRDefault="00000000">
      <w:pPr>
        <w:pStyle w:val="EndNoteBibliography"/>
        <w:spacing w:after="0" w:line="239" w:lineRule="exact"/>
        <w:ind w:left="357" w:hanging="357"/>
      </w:pPr>
      <w:r>
        <w:t>3</w:t>
      </w:r>
      <w:r>
        <w:rPr>
          <w:rFonts w:hint="eastAsia"/>
        </w:rPr>
        <w:t>5</w:t>
      </w:r>
      <w:r>
        <w:t>.</w:t>
      </w:r>
      <w:r>
        <w:tab/>
        <w:t>Xin C, Li YX, Ahn CK. Adaptive Neural Asymptotic Tracking of Uncertain Non-Strict Feedback Systems With Full-State Constraints via Command Filtered Technique. I</w:t>
      </w:r>
      <w:r>
        <w:rPr>
          <w:rFonts w:hint="eastAsia"/>
        </w:rPr>
        <w:t>EEE</w:t>
      </w:r>
      <w:r>
        <w:t xml:space="preserve"> T</w:t>
      </w:r>
      <w:r w:rsidR="00DE1F73">
        <w:rPr>
          <w:rFonts w:hint="eastAsia"/>
        </w:rPr>
        <w:t>rans</w:t>
      </w:r>
      <w:r>
        <w:t xml:space="preserve"> Neur Net Lear. 2022;34(10):1-6.</w:t>
      </w:r>
    </w:p>
    <w:p w14:paraId="7BB6C33E" w14:textId="77777777" w:rsidR="007C74AA" w:rsidRDefault="00000000">
      <w:pPr>
        <w:pStyle w:val="keyword"/>
        <w:widowControl w:val="0"/>
        <w:tabs>
          <w:tab w:val="left" w:pos="3082"/>
        </w:tabs>
        <w:snapToGrid w:val="0"/>
        <w:spacing w:beforeLines="100" w:before="312" w:line="239" w:lineRule="exact"/>
        <w:ind w:left="357" w:hanging="357"/>
        <w:rPr>
          <w:color w:val="000000" w:themeColor="text1"/>
          <w:sz w:val="20"/>
        </w:rPr>
      </w:pPr>
      <w:r>
        <w:rPr>
          <w:color w:val="000000" w:themeColor="text1"/>
          <w:sz w:val="20"/>
        </w:rPr>
        <w:fldChar w:fldCharType="end"/>
      </w:r>
      <w:bookmarkEnd w:id="131"/>
      <w:r>
        <w:rPr>
          <w:color w:val="000000" w:themeColor="text1"/>
          <w:sz w:val="20"/>
        </w:rPr>
        <w:tab/>
      </w:r>
      <w:r>
        <w:rPr>
          <w:color w:val="000000" w:themeColor="text1"/>
          <w:sz w:val="20"/>
        </w:rPr>
        <w:tab/>
      </w:r>
    </w:p>
    <w:p w14:paraId="2D6D1BA8" w14:textId="77777777" w:rsidR="007C74AA" w:rsidRDefault="00000000">
      <w:pPr>
        <w:tabs>
          <w:tab w:val="left" w:pos="5839"/>
        </w:tabs>
      </w:pPr>
      <w:r>
        <w:tab/>
      </w:r>
    </w:p>
    <w:sectPr w:rsidR="007C74AA">
      <w:headerReference w:type="even" r:id="rId137"/>
      <w:headerReference w:type="default" r:id="rId138"/>
      <w:headerReference w:type="first" r:id="rId139"/>
      <w:footerReference w:type="first" r:id="rId140"/>
      <w:pgSz w:w="12240" w:h="15840"/>
      <w:pgMar w:top="1440" w:right="1800" w:bottom="1440" w:left="1800" w:header="567" w:footer="340"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7" w:author="TSP TSP" w:date="2024-08-16T16:35:00Z" w:initials="TT">
    <w:p w14:paraId="60265E47" w14:textId="77777777" w:rsidR="00D539E8" w:rsidRDefault="00D539E8" w:rsidP="00D539E8">
      <w:pPr>
        <w:pStyle w:val="a4"/>
      </w:pPr>
      <w:r>
        <w:rPr>
          <w:rStyle w:val="af4"/>
        </w:rPr>
        <w:annotationRef/>
      </w:r>
      <w:r>
        <w:rPr>
          <w:color w:val="000000"/>
          <w:highlight w:val="white"/>
        </w:rPr>
        <w:t>Please ask the author in the query:</w:t>
      </w:r>
    </w:p>
    <w:p w14:paraId="3AFBC0EE" w14:textId="77777777" w:rsidR="00D539E8" w:rsidRDefault="00D539E8" w:rsidP="00D539E8">
      <w:pPr>
        <w:pStyle w:val="a4"/>
      </w:pPr>
      <w:r>
        <w:rPr>
          <w:color w:val="000000"/>
          <w:highlight w:val="white"/>
        </w:rPr>
        <w:t>Please add this section.</w:t>
      </w:r>
    </w:p>
    <w:p w14:paraId="67253CF4" w14:textId="77777777" w:rsidR="00D539E8" w:rsidRDefault="00D539E8" w:rsidP="00D539E8">
      <w:pPr>
        <w:pStyle w:val="a4"/>
      </w:pPr>
      <w:r>
        <w:rPr>
          <w:color w:val="000000"/>
          <w:highlight w:val="white"/>
        </w:rPr>
        <w:t>Guidelines for ethical approval statements may differ based on the journal, a standard ethical approval statement will usually include:</w:t>
      </w:r>
    </w:p>
    <w:p w14:paraId="1AA05C52" w14:textId="77777777" w:rsidR="00D539E8" w:rsidRDefault="00D539E8" w:rsidP="00D539E8">
      <w:pPr>
        <w:pStyle w:val="a4"/>
      </w:pPr>
      <w:r>
        <w:rPr>
          <w:color w:val="000000"/>
          <w:highlight w:val="white"/>
        </w:rPr>
        <w:t xml:space="preserve">1. Whether or not the study included human or animal subjects. In all cases, the ethical approval status of the work should be stated in the ethical approval statement. </w:t>
      </w:r>
    </w:p>
    <w:p w14:paraId="15027D0C" w14:textId="77777777" w:rsidR="00D539E8" w:rsidRDefault="00D539E8" w:rsidP="00D539E8">
      <w:pPr>
        <w:pStyle w:val="a4"/>
      </w:pPr>
      <w:r>
        <w:rPr>
          <w:color w:val="000000"/>
          <w:highlight w:val="white"/>
        </w:rPr>
        <w:t>2. The committee which approved the study.</w:t>
      </w:r>
    </w:p>
    <w:p w14:paraId="1B84053C" w14:textId="77777777" w:rsidR="00D539E8" w:rsidRDefault="00D539E8" w:rsidP="00D539E8">
      <w:pPr>
        <w:pStyle w:val="a4"/>
      </w:pPr>
      <w:r>
        <w:rPr>
          <w:color w:val="000000"/>
          <w:highlight w:val="white"/>
        </w:rPr>
        <w:t>3. The compliance documents. What policies, declarations, acts, etc.</w:t>
      </w:r>
    </w:p>
    <w:p w14:paraId="32C99A67" w14:textId="77777777" w:rsidR="00D539E8" w:rsidRDefault="00D539E8" w:rsidP="00D539E8">
      <w:pPr>
        <w:pStyle w:val="a4"/>
      </w:pPr>
      <w:r>
        <w:rPr>
          <w:color w:val="000000"/>
          <w:highlight w:val="white"/>
        </w:rPr>
        <w:t>4. Persistent identifier: reference or approval number. Include the registration ID/reference number if applicable.</w:t>
      </w:r>
    </w:p>
    <w:p w14:paraId="0ED5D30B" w14:textId="77777777" w:rsidR="00D539E8" w:rsidRDefault="00D539E8" w:rsidP="00D539E8">
      <w:pPr>
        <w:pStyle w:val="a4"/>
      </w:pPr>
      <w:r>
        <w:rPr>
          <w:color w:val="000000"/>
          <w:highlight w:val="white"/>
        </w:rPr>
        <w:t>If not applicable, please write 'Not applicable' in this section.</w:t>
      </w:r>
    </w:p>
  </w:comment>
  <w:comment w:id="130" w:author="TSP TSP" w:date="2024-08-16T16:35:00Z" w:initials="TT">
    <w:p w14:paraId="0F6FD0A5" w14:textId="77777777" w:rsidR="00D539E8" w:rsidRDefault="00D539E8" w:rsidP="00D539E8">
      <w:pPr>
        <w:pStyle w:val="a4"/>
      </w:pPr>
      <w:r>
        <w:rPr>
          <w:rStyle w:val="af4"/>
        </w:rPr>
        <w:annotationRef/>
      </w:r>
      <w:r>
        <w:t>Please match DOIs for all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ED5D30B" w15:done="0"/>
  <w15:commentEx w15:paraId="0F6FD0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9970419" w16cex:dateUtc="2024-08-16T08:35:00Z"/>
  <w16cex:commentExtensible w16cex:durableId="48AA9167" w16cex:dateUtc="2024-08-16T08: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ED5D30B" w16cid:durableId="69970419"/>
  <w16cid:commentId w16cid:paraId="0F6FD0A5" w16cid:durableId="48AA91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1DE9BE" w14:textId="77777777" w:rsidR="00DE2097" w:rsidRDefault="00DE2097">
      <w:pPr>
        <w:spacing w:after="0"/>
      </w:pPr>
      <w:r>
        <w:separator/>
      </w:r>
    </w:p>
  </w:endnote>
  <w:endnote w:type="continuationSeparator" w:id="0">
    <w:p w14:paraId="3B47DAAA" w14:textId="77777777" w:rsidR="00DE2097" w:rsidRDefault="00DE209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Microsoft YaHei UI">
    <w:panose1 w:val="020B0503020204020204"/>
    <w:charset w:val="86"/>
    <w:family w:val="swiss"/>
    <w:pitch w:val="variable"/>
    <w:sig w:usb0="80000287" w:usb1="2ACF3C50" w:usb2="00000016" w:usb3="00000000" w:csb0="0004001F" w:csb1="00000000"/>
  </w:font>
  <w:font w:name="AdvTT5843c571">
    <w:altName w:val="Cambria"/>
    <w:charset w:val="00"/>
    <w:family w:val="roman"/>
    <w:pitch w:val="default"/>
  </w:font>
  <w:font w:name="AdvTT5843c571+fb">
    <w:altName w:val="Cambria"/>
    <w:charset w:val="00"/>
    <w:family w:val="roman"/>
    <w:pitch w:val="default"/>
  </w:font>
  <w:font w:name="Minion Pro">
    <w:panose1 w:val="02040503050201020203"/>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NewRomanMTStd">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Look w:val="04A0" w:firstRow="1" w:lastRow="0" w:firstColumn="1" w:lastColumn="0" w:noHBand="0" w:noVBand="1"/>
    </w:tblPr>
    <w:tblGrid>
      <w:gridCol w:w="1806"/>
      <w:gridCol w:w="6834"/>
    </w:tblGrid>
    <w:tr w:rsidR="007C74AA" w14:paraId="4D6F1DE9" w14:textId="77777777">
      <w:trPr>
        <w:trHeight w:val="568"/>
        <w:jc w:val="center"/>
      </w:trPr>
      <w:tc>
        <w:tcPr>
          <w:tcW w:w="0" w:type="auto"/>
          <w:shd w:val="clear" w:color="auto" w:fill="auto"/>
          <w:vAlign w:val="center"/>
        </w:tcPr>
        <w:p w14:paraId="1BD73D35" w14:textId="77777777" w:rsidR="007C74AA" w:rsidRDefault="00000000">
          <w:pPr>
            <w:pStyle w:val="aa"/>
            <w:rPr>
              <w:bCs/>
              <w:lang w:bidi="en-US"/>
            </w:rPr>
          </w:pPr>
          <w:r>
            <w:rPr>
              <w:bCs/>
              <w:noProof/>
              <w:lang w:bidi="en-US"/>
            </w:rPr>
            <w:drawing>
              <wp:inline distT="0" distB="0" distL="0" distR="0" wp14:anchorId="4DA38BC0" wp14:editId="163526AF">
                <wp:extent cx="1000125" cy="361950"/>
                <wp:effectExtent l="0" t="0" r="9525" b="0"/>
                <wp:docPr id="4" name="图片 4"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opyRigh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00125" cy="361950"/>
                        </a:xfrm>
                        <a:prstGeom prst="rect">
                          <a:avLst/>
                        </a:prstGeom>
                        <a:noFill/>
                        <a:ln>
                          <a:noFill/>
                        </a:ln>
                      </pic:spPr>
                    </pic:pic>
                  </a:graphicData>
                </a:graphic>
              </wp:inline>
            </w:drawing>
          </w:r>
        </w:p>
      </w:tc>
      <w:tc>
        <w:tcPr>
          <w:tcW w:w="7149" w:type="dxa"/>
          <w:shd w:val="clear" w:color="auto" w:fill="auto"/>
          <w:vAlign w:val="center"/>
        </w:tcPr>
        <w:p w14:paraId="2B53EB1A" w14:textId="77777777" w:rsidR="007C74AA" w:rsidRDefault="00000000">
          <w:pPr>
            <w:pStyle w:val="aa"/>
            <w:rPr>
              <w:bCs/>
              <w:lang w:bidi="en-US"/>
            </w:rPr>
          </w:pPr>
          <w:r>
            <w:rPr>
              <w:lang w:bidi="en-US"/>
            </w:rPr>
            <w:t>This work is licensed under a Creative Commons Attribution 4.0 International License, which permits unrestricted use, distribution, and reproduction in any medium, provided the original work is properly cited.</w:t>
          </w:r>
        </w:p>
      </w:tc>
    </w:tr>
  </w:tbl>
  <w:p w14:paraId="3ADB48D7" w14:textId="77777777" w:rsidR="007C74AA" w:rsidRDefault="007C74A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801E77" w14:textId="77777777" w:rsidR="00DE2097" w:rsidRDefault="00DE2097">
      <w:pPr>
        <w:spacing w:after="0"/>
      </w:pPr>
      <w:r>
        <w:separator/>
      </w:r>
    </w:p>
  </w:footnote>
  <w:footnote w:type="continuationSeparator" w:id="0">
    <w:p w14:paraId="0F1BD3B7" w14:textId="77777777" w:rsidR="00DE2097" w:rsidRDefault="00DE209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70E73" w14:textId="77777777" w:rsidR="007C74AA" w:rsidRDefault="007C74AA"/>
  <w:p w14:paraId="66D21848" w14:textId="77777777" w:rsidR="007C74AA" w:rsidRDefault="00000000">
    <w:pPr>
      <w:rPr>
        <w:sz w:val="20"/>
      </w:rPr>
    </w:pPr>
    <w:r>
      <w:rPr>
        <w:sz w:val="20"/>
      </w:rPr>
      <w:fldChar w:fldCharType="begin"/>
    </w:r>
    <w:r>
      <w:rPr>
        <w:sz w:val="20"/>
      </w:rPr>
      <w:instrText>PAGE   \* MERGEFORMAT</w:instrText>
    </w:r>
    <w:r>
      <w:rPr>
        <w:sz w:val="20"/>
      </w:rPr>
      <w:fldChar w:fldCharType="separate"/>
    </w:r>
    <w:r>
      <w:rPr>
        <w:sz w:val="20"/>
        <w:lang w:val="zh-CN"/>
      </w:rPr>
      <w:t>1</w:t>
    </w:r>
    <w:r>
      <w:rPr>
        <w:sz w:val="20"/>
      </w:rPr>
      <w:fldChar w:fldCharType="end"/>
    </w:r>
    <w:r>
      <w:t xml:space="preserve">                                                                  </w:t>
    </w:r>
    <w:r>
      <w:rPr>
        <w:sz w:val="20"/>
      </w:rPr>
      <w:t>CMES, 202x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7BA23" w14:textId="77777777" w:rsidR="007C74AA" w:rsidRDefault="007C74AA">
    <w:pPr>
      <w:rPr>
        <w:sz w:val="20"/>
      </w:rPr>
    </w:pPr>
  </w:p>
  <w:p w14:paraId="12ACB160" w14:textId="77777777" w:rsidR="007C74AA" w:rsidRDefault="00000000">
    <w:r>
      <w:rPr>
        <w:sz w:val="20"/>
      </w:rPr>
      <w:t xml:space="preserve">CMES, 202x                                                                          </w:t>
    </w:r>
    <w:r>
      <w:rPr>
        <w:sz w:val="20"/>
      </w:rPr>
      <w:fldChar w:fldCharType="begin"/>
    </w:r>
    <w:r>
      <w:rPr>
        <w:sz w:val="20"/>
      </w:rPr>
      <w:instrText>PAGE   \* MERGEFORMAT</w:instrText>
    </w:r>
    <w:r>
      <w:rPr>
        <w:sz w:val="20"/>
      </w:rPr>
      <w:fldChar w:fldCharType="separate"/>
    </w:r>
    <w:r>
      <w:rPr>
        <w:sz w:val="20"/>
        <w:lang w:val="zh-CN"/>
      </w:rPr>
      <w:t>1</w:t>
    </w:r>
    <w:r>
      <w:rPr>
        <w:sz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AF06B" w14:textId="77777777" w:rsidR="007C74AA" w:rsidRDefault="00000000">
    <w:r>
      <w:rPr>
        <w:i/>
        <w:iCs/>
        <w:noProof/>
      </w:rPr>
      <w:drawing>
        <wp:anchor distT="0" distB="0" distL="114300" distR="114300" simplePos="0" relativeHeight="251660288" behindDoc="0" locked="0" layoutInCell="1" allowOverlap="1" wp14:anchorId="31B73274" wp14:editId="5C174C34">
          <wp:simplePos x="0" y="0"/>
          <wp:positionH relativeFrom="column">
            <wp:posOffset>4161790</wp:posOffset>
          </wp:positionH>
          <wp:positionV relativeFrom="paragraph">
            <wp:posOffset>123190</wp:posOffset>
          </wp:positionV>
          <wp:extent cx="1287780" cy="192405"/>
          <wp:effectExtent l="0" t="0" r="7620" b="0"/>
          <wp:wrapNone/>
          <wp:docPr id="1"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低可信度描述已自动生成"/>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87780" cy="192405"/>
                  </a:xfrm>
                  <a:prstGeom prst="rect">
                    <a:avLst/>
                  </a:prstGeom>
                  <a:noFill/>
                  <a:ln>
                    <a:noFill/>
                  </a:ln>
                </pic:spPr>
              </pic:pic>
            </a:graphicData>
          </a:graphic>
        </wp:anchor>
      </w:drawing>
    </w:r>
    <w:r>
      <w:rPr>
        <w:noProof/>
      </w:rPr>
      <w:drawing>
        <wp:inline distT="0" distB="0" distL="0" distR="0" wp14:anchorId="04D34C59" wp14:editId="3924A390">
          <wp:extent cx="1842135" cy="460375"/>
          <wp:effectExtent l="0" t="0" r="5715" b="0"/>
          <wp:docPr id="78707963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79634" name="图片 1" descr="文本&#10;&#10;描述已自动生成"/>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919749" cy="479937"/>
                  </a:xfrm>
                  <a:prstGeom prst="rect">
                    <a:avLst/>
                  </a:prstGeom>
                  <a:noFill/>
                  <a:ln>
                    <a:noFill/>
                  </a:ln>
                </pic:spPr>
              </pic:pic>
            </a:graphicData>
          </a:graphic>
        </wp:inline>
      </w:drawing>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SP TSP">
    <w15:presenceInfo w15:providerId="Windows Live" w15:userId="b6b07fa9072a18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bordersDoNotSurroundHeader/>
  <w:bordersDoNotSurroundFooter/>
  <w:hideSpellingErrors/>
  <w:hideGrammaticalErrors/>
  <w:proofState w:spelling="clean" w:grammar="clean"/>
  <w:defaultTabStop w:val="420"/>
  <w:evenAndOddHeaders/>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7OwNDE3NTUxMzIxNzZX0lEKTi0uzszPAykwrgUAbLxCUiwAAAA="/>
    <w:docVar w:name="commondata" w:val="eyJoZGlkIjoiOTA1Nzk4NzM2MDBhYjFkMDkxMGRhYjkxNjAwMTk1MDAifQ=="/>
    <w:docVar w:name="EN.InstantFormat" w:val="&lt;ENInstantFormat&gt;&lt;Enabled&gt;1&lt;/Enabled&gt;&lt;ScanUnformatted&gt;1&lt;/ScanUnformatted&gt;&lt;ScanChanges&gt;1&lt;/ScanChanges&gt;&lt;Suspended&gt;0&lt;/Suspended&gt;&lt;/ENInstantFormat&gt;"/>
    <w:docVar w:name="EN.Layout" w:val="&lt;ENLayout&gt;&lt;Style&gt;Vancouver-TSP - 副本&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xfwxxawpezte3ex5voxrd9l99e9e5svwwe0&quot;&gt;My EndNote Library&lt;record-ids&gt;&lt;item&gt;2&lt;/item&gt;&lt;item&gt;5&lt;/item&gt;&lt;item&gt;162&lt;/item&gt;&lt;item&gt;326&lt;/item&gt;&lt;item&gt;365&lt;/item&gt;&lt;item&gt;386&lt;/item&gt;&lt;item&gt;414&lt;/item&gt;&lt;item&gt;457&lt;/item&gt;&lt;item&gt;468&lt;/item&gt;&lt;item&gt;503&lt;/item&gt;&lt;item&gt;849&lt;/item&gt;&lt;item&gt;893&lt;/item&gt;&lt;item&gt;894&lt;/item&gt;&lt;item&gt;895&lt;/item&gt;&lt;item&gt;970&lt;/item&gt;&lt;item&gt;990&lt;/item&gt;&lt;item&gt;1000&lt;/item&gt;&lt;item&gt;1002&lt;/item&gt;&lt;item&gt;1014&lt;/item&gt;&lt;item&gt;1022&lt;/item&gt;&lt;item&gt;1156&lt;/item&gt;&lt;item&gt;1164&lt;/item&gt;&lt;item&gt;1173&lt;/item&gt;&lt;item&gt;1190&lt;/item&gt;&lt;item&gt;1236&lt;/item&gt;&lt;item&gt;1244&lt;/item&gt;&lt;item&gt;1406&lt;/item&gt;&lt;item&gt;1477&lt;/item&gt;&lt;item&gt;1622&lt;/item&gt;&lt;item&gt;1628&lt;/item&gt;&lt;item&gt;1662&lt;/item&gt;&lt;item&gt;1730&lt;/item&gt;&lt;item&gt;2048&lt;/item&gt;&lt;item&gt;2049&lt;/item&gt;&lt;item&gt;2050&lt;/item&gt;&lt;item&gt;2053&lt;/item&gt;&lt;/record-ids&gt;&lt;/item&gt;&lt;/Libraries&gt;"/>
  </w:docVars>
  <w:rsids>
    <w:rsidRoot w:val="00982037"/>
    <w:rsid w:val="00003D72"/>
    <w:rsid w:val="00004235"/>
    <w:rsid w:val="00004990"/>
    <w:rsid w:val="000052A7"/>
    <w:rsid w:val="00006B55"/>
    <w:rsid w:val="000166BD"/>
    <w:rsid w:val="000168C0"/>
    <w:rsid w:val="00017B12"/>
    <w:rsid w:val="000229B7"/>
    <w:rsid w:val="000271A4"/>
    <w:rsid w:val="00033DFA"/>
    <w:rsid w:val="00037359"/>
    <w:rsid w:val="00044648"/>
    <w:rsid w:val="00045EF0"/>
    <w:rsid w:val="00047E9E"/>
    <w:rsid w:val="00051BB3"/>
    <w:rsid w:val="00067A03"/>
    <w:rsid w:val="00070095"/>
    <w:rsid w:val="00072EFF"/>
    <w:rsid w:val="000751A2"/>
    <w:rsid w:val="0007531C"/>
    <w:rsid w:val="0008117A"/>
    <w:rsid w:val="00081E65"/>
    <w:rsid w:val="00084CC1"/>
    <w:rsid w:val="00096976"/>
    <w:rsid w:val="000A1DBD"/>
    <w:rsid w:val="000A2E1B"/>
    <w:rsid w:val="000A3E24"/>
    <w:rsid w:val="000A4A6F"/>
    <w:rsid w:val="000A6B6C"/>
    <w:rsid w:val="000A6F84"/>
    <w:rsid w:val="000B33C4"/>
    <w:rsid w:val="000B5307"/>
    <w:rsid w:val="000B66BF"/>
    <w:rsid w:val="000B6957"/>
    <w:rsid w:val="000B7725"/>
    <w:rsid w:val="000C19BE"/>
    <w:rsid w:val="000C5540"/>
    <w:rsid w:val="000C676F"/>
    <w:rsid w:val="000D5270"/>
    <w:rsid w:val="000D6FED"/>
    <w:rsid w:val="000E2E79"/>
    <w:rsid w:val="000E71EC"/>
    <w:rsid w:val="000E7235"/>
    <w:rsid w:val="000F1219"/>
    <w:rsid w:val="000F2D31"/>
    <w:rsid w:val="000F5A13"/>
    <w:rsid w:val="000F6FCB"/>
    <w:rsid w:val="001057EA"/>
    <w:rsid w:val="00107C54"/>
    <w:rsid w:val="00111F06"/>
    <w:rsid w:val="001140AE"/>
    <w:rsid w:val="001168D0"/>
    <w:rsid w:val="001211AA"/>
    <w:rsid w:val="00124C36"/>
    <w:rsid w:val="0012600B"/>
    <w:rsid w:val="00130688"/>
    <w:rsid w:val="001321EC"/>
    <w:rsid w:val="00136FF0"/>
    <w:rsid w:val="001431D2"/>
    <w:rsid w:val="00143C17"/>
    <w:rsid w:val="0014473B"/>
    <w:rsid w:val="0014596A"/>
    <w:rsid w:val="00146A91"/>
    <w:rsid w:val="00146FE1"/>
    <w:rsid w:val="00150B54"/>
    <w:rsid w:val="00153F4F"/>
    <w:rsid w:val="0015493C"/>
    <w:rsid w:val="0016170D"/>
    <w:rsid w:val="00164225"/>
    <w:rsid w:val="0016609C"/>
    <w:rsid w:val="00170474"/>
    <w:rsid w:val="00171D19"/>
    <w:rsid w:val="00176EFD"/>
    <w:rsid w:val="00184878"/>
    <w:rsid w:val="00194514"/>
    <w:rsid w:val="00194872"/>
    <w:rsid w:val="0019513B"/>
    <w:rsid w:val="001A18C5"/>
    <w:rsid w:val="001A35E1"/>
    <w:rsid w:val="001B199D"/>
    <w:rsid w:val="001B3AAD"/>
    <w:rsid w:val="001B5429"/>
    <w:rsid w:val="001B5B69"/>
    <w:rsid w:val="001C1DBC"/>
    <w:rsid w:val="001C295E"/>
    <w:rsid w:val="001C41F2"/>
    <w:rsid w:val="001C4FC2"/>
    <w:rsid w:val="001C5F05"/>
    <w:rsid w:val="001D3593"/>
    <w:rsid w:val="001D4F05"/>
    <w:rsid w:val="001D61FD"/>
    <w:rsid w:val="001D718E"/>
    <w:rsid w:val="001E292A"/>
    <w:rsid w:val="001E7934"/>
    <w:rsid w:val="001F3DCF"/>
    <w:rsid w:val="00200C55"/>
    <w:rsid w:val="0020284C"/>
    <w:rsid w:val="002046B5"/>
    <w:rsid w:val="00207C6C"/>
    <w:rsid w:val="002124FF"/>
    <w:rsid w:val="002139ED"/>
    <w:rsid w:val="00216F15"/>
    <w:rsid w:val="00222AF8"/>
    <w:rsid w:val="00231239"/>
    <w:rsid w:val="00232CF3"/>
    <w:rsid w:val="002365F0"/>
    <w:rsid w:val="00236692"/>
    <w:rsid w:val="00244CB5"/>
    <w:rsid w:val="00245324"/>
    <w:rsid w:val="0024725D"/>
    <w:rsid w:val="0024742E"/>
    <w:rsid w:val="00255E4A"/>
    <w:rsid w:val="00257668"/>
    <w:rsid w:val="002648AF"/>
    <w:rsid w:val="00264DA6"/>
    <w:rsid w:val="00264E4D"/>
    <w:rsid w:val="0027087E"/>
    <w:rsid w:val="00271FFD"/>
    <w:rsid w:val="00274949"/>
    <w:rsid w:val="00274FCF"/>
    <w:rsid w:val="002759CA"/>
    <w:rsid w:val="00275E10"/>
    <w:rsid w:val="00281BDC"/>
    <w:rsid w:val="002910E1"/>
    <w:rsid w:val="00296D9E"/>
    <w:rsid w:val="002A0078"/>
    <w:rsid w:val="002A138A"/>
    <w:rsid w:val="002A18BF"/>
    <w:rsid w:val="002A45E0"/>
    <w:rsid w:val="002A54AF"/>
    <w:rsid w:val="002B0BCF"/>
    <w:rsid w:val="002B188C"/>
    <w:rsid w:val="002B3E58"/>
    <w:rsid w:val="002B59DA"/>
    <w:rsid w:val="002B7158"/>
    <w:rsid w:val="002C303F"/>
    <w:rsid w:val="002C3148"/>
    <w:rsid w:val="002C683C"/>
    <w:rsid w:val="002C7F75"/>
    <w:rsid w:val="002D51C5"/>
    <w:rsid w:val="002E1517"/>
    <w:rsid w:val="002E25E6"/>
    <w:rsid w:val="002E488B"/>
    <w:rsid w:val="002E74B6"/>
    <w:rsid w:val="002F7757"/>
    <w:rsid w:val="00301E0B"/>
    <w:rsid w:val="0030488D"/>
    <w:rsid w:val="0031156B"/>
    <w:rsid w:val="0031481E"/>
    <w:rsid w:val="00315D3F"/>
    <w:rsid w:val="00315EF8"/>
    <w:rsid w:val="00317E96"/>
    <w:rsid w:val="00320942"/>
    <w:rsid w:val="003210FF"/>
    <w:rsid w:val="003249B3"/>
    <w:rsid w:val="0032713A"/>
    <w:rsid w:val="0033741D"/>
    <w:rsid w:val="003414AE"/>
    <w:rsid w:val="003415FB"/>
    <w:rsid w:val="003456F6"/>
    <w:rsid w:val="00345FDD"/>
    <w:rsid w:val="0034629F"/>
    <w:rsid w:val="00352ACF"/>
    <w:rsid w:val="00353BA2"/>
    <w:rsid w:val="00357C86"/>
    <w:rsid w:val="00361E43"/>
    <w:rsid w:val="00365BDC"/>
    <w:rsid w:val="00366BF9"/>
    <w:rsid w:val="00371060"/>
    <w:rsid w:val="00371A7D"/>
    <w:rsid w:val="00372C14"/>
    <w:rsid w:val="00374388"/>
    <w:rsid w:val="00382659"/>
    <w:rsid w:val="00384A6C"/>
    <w:rsid w:val="00386C56"/>
    <w:rsid w:val="00387A3F"/>
    <w:rsid w:val="00390F5C"/>
    <w:rsid w:val="00392D34"/>
    <w:rsid w:val="00397551"/>
    <w:rsid w:val="00397991"/>
    <w:rsid w:val="00397D7D"/>
    <w:rsid w:val="003A2506"/>
    <w:rsid w:val="003A29E6"/>
    <w:rsid w:val="003A667B"/>
    <w:rsid w:val="003B242C"/>
    <w:rsid w:val="003B4BC5"/>
    <w:rsid w:val="003B4E31"/>
    <w:rsid w:val="003C121F"/>
    <w:rsid w:val="003C2578"/>
    <w:rsid w:val="003C507F"/>
    <w:rsid w:val="003D0E32"/>
    <w:rsid w:val="003D3B8F"/>
    <w:rsid w:val="003D48F1"/>
    <w:rsid w:val="003D6F67"/>
    <w:rsid w:val="003E30F3"/>
    <w:rsid w:val="003E47D0"/>
    <w:rsid w:val="003E5572"/>
    <w:rsid w:val="003E5F3C"/>
    <w:rsid w:val="003E60EA"/>
    <w:rsid w:val="003E6829"/>
    <w:rsid w:val="003F12F7"/>
    <w:rsid w:val="003F1513"/>
    <w:rsid w:val="003F3747"/>
    <w:rsid w:val="003F4372"/>
    <w:rsid w:val="003F7B19"/>
    <w:rsid w:val="00402B08"/>
    <w:rsid w:val="0041348D"/>
    <w:rsid w:val="00415B4D"/>
    <w:rsid w:val="00424091"/>
    <w:rsid w:val="00424710"/>
    <w:rsid w:val="004258D9"/>
    <w:rsid w:val="00431A78"/>
    <w:rsid w:val="0043217D"/>
    <w:rsid w:val="00435D61"/>
    <w:rsid w:val="004379A1"/>
    <w:rsid w:val="004406E4"/>
    <w:rsid w:val="0044210D"/>
    <w:rsid w:val="00447A76"/>
    <w:rsid w:val="00452BDC"/>
    <w:rsid w:val="00453988"/>
    <w:rsid w:val="00455C00"/>
    <w:rsid w:val="00456D3D"/>
    <w:rsid w:val="00457150"/>
    <w:rsid w:val="00457587"/>
    <w:rsid w:val="00462EEF"/>
    <w:rsid w:val="00465F6C"/>
    <w:rsid w:val="004675D8"/>
    <w:rsid w:val="0047438E"/>
    <w:rsid w:val="00480256"/>
    <w:rsid w:val="00482CD3"/>
    <w:rsid w:val="00487568"/>
    <w:rsid w:val="00487A47"/>
    <w:rsid w:val="00490105"/>
    <w:rsid w:val="0049018F"/>
    <w:rsid w:val="00491798"/>
    <w:rsid w:val="00497EAB"/>
    <w:rsid w:val="004A0D78"/>
    <w:rsid w:val="004A4836"/>
    <w:rsid w:val="004B12D2"/>
    <w:rsid w:val="004B14DC"/>
    <w:rsid w:val="004B16D0"/>
    <w:rsid w:val="004B211C"/>
    <w:rsid w:val="004B2475"/>
    <w:rsid w:val="004B302E"/>
    <w:rsid w:val="004C3A48"/>
    <w:rsid w:val="004C7EF8"/>
    <w:rsid w:val="004D324F"/>
    <w:rsid w:val="004D70DA"/>
    <w:rsid w:val="004E3397"/>
    <w:rsid w:val="004E4311"/>
    <w:rsid w:val="004F1EB8"/>
    <w:rsid w:val="004F2A8C"/>
    <w:rsid w:val="004F46AB"/>
    <w:rsid w:val="004F5351"/>
    <w:rsid w:val="00500619"/>
    <w:rsid w:val="00510535"/>
    <w:rsid w:val="00513835"/>
    <w:rsid w:val="00513C8D"/>
    <w:rsid w:val="005163F6"/>
    <w:rsid w:val="00521776"/>
    <w:rsid w:val="0052482D"/>
    <w:rsid w:val="005262BB"/>
    <w:rsid w:val="00531029"/>
    <w:rsid w:val="0053106B"/>
    <w:rsid w:val="0053165D"/>
    <w:rsid w:val="005326A3"/>
    <w:rsid w:val="0054312E"/>
    <w:rsid w:val="00555423"/>
    <w:rsid w:val="00556570"/>
    <w:rsid w:val="005724E0"/>
    <w:rsid w:val="00572608"/>
    <w:rsid w:val="00573A21"/>
    <w:rsid w:val="00577AE6"/>
    <w:rsid w:val="00577C53"/>
    <w:rsid w:val="00591F8F"/>
    <w:rsid w:val="005935AB"/>
    <w:rsid w:val="005976A4"/>
    <w:rsid w:val="005A083A"/>
    <w:rsid w:val="005A24A8"/>
    <w:rsid w:val="005A2D16"/>
    <w:rsid w:val="005A7217"/>
    <w:rsid w:val="005B04D5"/>
    <w:rsid w:val="005B2C72"/>
    <w:rsid w:val="005B2D2B"/>
    <w:rsid w:val="005B4956"/>
    <w:rsid w:val="005B6BD0"/>
    <w:rsid w:val="005C3091"/>
    <w:rsid w:val="005C73E7"/>
    <w:rsid w:val="005D3D9B"/>
    <w:rsid w:val="005D7B28"/>
    <w:rsid w:val="005E016A"/>
    <w:rsid w:val="005E1815"/>
    <w:rsid w:val="005F6EFA"/>
    <w:rsid w:val="006000D7"/>
    <w:rsid w:val="00602ADF"/>
    <w:rsid w:val="00605795"/>
    <w:rsid w:val="00611868"/>
    <w:rsid w:val="006151EC"/>
    <w:rsid w:val="006200F7"/>
    <w:rsid w:val="00632CED"/>
    <w:rsid w:val="00633BE3"/>
    <w:rsid w:val="00636C05"/>
    <w:rsid w:val="00641343"/>
    <w:rsid w:val="00647B2B"/>
    <w:rsid w:val="00652ECC"/>
    <w:rsid w:val="006579B0"/>
    <w:rsid w:val="00673406"/>
    <w:rsid w:val="00673957"/>
    <w:rsid w:val="00690961"/>
    <w:rsid w:val="00694748"/>
    <w:rsid w:val="00694DEE"/>
    <w:rsid w:val="00694F05"/>
    <w:rsid w:val="00695308"/>
    <w:rsid w:val="006963E6"/>
    <w:rsid w:val="00697E48"/>
    <w:rsid w:val="006A4972"/>
    <w:rsid w:val="006B1445"/>
    <w:rsid w:val="006B5B4F"/>
    <w:rsid w:val="006C056C"/>
    <w:rsid w:val="006C7714"/>
    <w:rsid w:val="006D68CD"/>
    <w:rsid w:val="006E24CA"/>
    <w:rsid w:val="006E2568"/>
    <w:rsid w:val="006E54FD"/>
    <w:rsid w:val="006E60AB"/>
    <w:rsid w:val="006E67AF"/>
    <w:rsid w:val="00702FFA"/>
    <w:rsid w:val="00710E55"/>
    <w:rsid w:val="007141AB"/>
    <w:rsid w:val="007205F4"/>
    <w:rsid w:val="007208B5"/>
    <w:rsid w:val="0072341F"/>
    <w:rsid w:val="00727CFA"/>
    <w:rsid w:val="00730787"/>
    <w:rsid w:val="00730CD5"/>
    <w:rsid w:val="007319EF"/>
    <w:rsid w:val="00735B93"/>
    <w:rsid w:val="00740476"/>
    <w:rsid w:val="00747AC8"/>
    <w:rsid w:val="00753405"/>
    <w:rsid w:val="007535B6"/>
    <w:rsid w:val="007611BE"/>
    <w:rsid w:val="007624AC"/>
    <w:rsid w:val="007813D2"/>
    <w:rsid w:val="00783590"/>
    <w:rsid w:val="0078615E"/>
    <w:rsid w:val="00790890"/>
    <w:rsid w:val="00795EEF"/>
    <w:rsid w:val="00796D4F"/>
    <w:rsid w:val="00796F3F"/>
    <w:rsid w:val="007A2DDE"/>
    <w:rsid w:val="007A5821"/>
    <w:rsid w:val="007B73A9"/>
    <w:rsid w:val="007C1330"/>
    <w:rsid w:val="007C74AA"/>
    <w:rsid w:val="007C776E"/>
    <w:rsid w:val="007D1F3A"/>
    <w:rsid w:val="007E4496"/>
    <w:rsid w:val="007E65E2"/>
    <w:rsid w:val="007F2B9B"/>
    <w:rsid w:val="0080223E"/>
    <w:rsid w:val="00802C9C"/>
    <w:rsid w:val="0080402C"/>
    <w:rsid w:val="00805500"/>
    <w:rsid w:val="008062DE"/>
    <w:rsid w:val="0081481B"/>
    <w:rsid w:val="00814FEC"/>
    <w:rsid w:val="008177D5"/>
    <w:rsid w:val="0082074D"/>
    <w:rsid w:val="008229C2"/>
    <w:rsid w:val="00822A82"/>
    <w:rsid w:val="008248C6"/>
    <w:rsid w:val="00825275"/>
    <w:rsid w:val="00825499"/>
    <w:rsid w:val="00826F4A"/>
    <w:rsid w:val="00832F33"/>
    <w:rsid w:val="00836CBB"/>
    <w:rsid w:val="00841531"/>
    <w:rsid w:val="00843D0F"/>
    <w:rsid w:val="00845733"/>
    <w:rsid w:val="008459B3"/>
    <w:rsid w:val="008533C8"/>
    <w:rsid w:val="00853A5F"/>
    <w:rsid w:val="00856924"/>
    <w:rsid w:val="00857BAD"/>
    <w:rsid w:val="00861361"/>
    <w:rsid w:val="00871FA1"/>
    <w:rsid w:val="008758DF"/>
    <w:rsid w:val="008811B5"/>
    <w:rsid w:val="00882A9E"/>
    <w:rsid w:val="00884C27"/>
    <w:rsid w:val="00885169"/>
    <w:rsid w:val="008913D3"/>
    <w:rsid w:val="008958AD"/>
    <w:rsid w:val="008A143D"/>
    <w:rsid w:val="008A374A"/>
    <w:rsid w:val="008A43F1"/>
    <w:rsid w:val="008A6225"/>
    <w:rsid w:val="008B1D07"/>
    <w:rsid w:val="008C32B5"/>
    <w:rsid w:val="008C3964"/>
    <w:rsid w:val="008C7ACE"/>
    <w:rsid w:val="008D16C7"/>
    <w:rsid w:val="008D19B5"/>
    <w:rsid w:val="008E0F83"/>
    <w:rsid w:val="008E3433"/>
    <w:rsid w:val="008F2E27"/>
    <w:rsid w:val="008F2F21"/>
    <w:rsid w:val="008F3F2A"/>
    <w:rsid w:val="008F5107"/>
    <w:rsid w:val="008F7B0A"/>
    <w:rsid w:val="00900779"/>
    <w:rsid w:val="00901949"/>
    <w:rsid w:val="00901CB6"/>
    <w:rsid w:val="00904138"/>
    <w:rsid w:val="00910DF9"/>
    <w:rsid w:val="009139AB"/>
    <w:rsid w:val="00920000"/>
    <w:rsid w:val="0092102A"/>
    <w:rsid w:val="009215E7"/>
    <w:rsid w:val="009231C1"/>
    <w:rsid w:val="00923322"/>
    <w:rsid w:val="009242F6"/>
    <w:rsid w:val="009409E5"/>
    <w:rsid w:val="00944434"/>
    <w:rsid w:val="00947A4C"/>
    <w:rsid w:val="00947BAD"/>
    <w:rsid w:val="00952091"/>
    <w:rsid w:val="0098065F"/>
    <w:rsid w:val="00980DEC"/>
    <w:rsid w:val="009818B3"/>
    <w:rsid w:val="00982037"/>
    <w:rsid w:val="0098264E"/>
    <w:rsid w:val="009827AB"/>
    <w:rsid w:val="009828DB"/>
    <w:rsid w:val="00982AC2"/>
    <w:rsid w:val="00982C5F"/>
    <w:rsid w:val="00984241"/>
    <w:rsid w:val="009848EF"/>
    <w:rsid w:val="0098520D"/>
    <w:rsid w:val="00990FEF"/>
    <w:rsid w:val="00993089"/>
    <w:rsid w:val="009A4464"/>
    <w:rsid w:val="009B2872"/>
    <w:rsid w:val="009B358C"/>
    <w:rsid w:val="009B472A"/>
    <w:rsid w:val="009B499E"/>
    <w:rsid w:val="009B76C2"/>
    <w:rsid w:val="009C1920"/>
    <w:rsid w:val="009C5B45"/>
    <w:rsid w:val="009C5D4F"/>
    <w:rsid w:val="009D1967"/>
    <w:rsid w:val="009E4C3D"/>
    <w:rsid w:val="009E5310"/>
    <w:rsid w:val="009E6C8B"/>
    <w:rsid w:val="009F103D"/>
    <w:rsid w:val="009F18BF"/>
    <w:rsid w:val="009F2353"/>
    <w:rsid w:val="00A0447B"/>
    <w:rsid w:val="00A07194"/>
    <w:rsid w:val="00A10DDF"/>
    <w:rsid w:val="00A22811"/>
    <w:rsid w:val="00A2305C"/>
    <w:rsid w:val="00A239F7"/>
    <w:rsid w:val="00A32627"/>
    <w:rsid w:val="00A35130"/>
    <w:rsid w:val="00A37A76"/>
    <w:rsid w:val="00A439F7"/>
    <w:rsid w:val="00A603DC"/>
    <w:rsid w:val="00A616A7"/>
    <w:rsid w:val="00A62FE4"/>
    <w:rsid w:val="00A64C7D"/>
    <w:rsid w:val="00A66601"/>
    <w:rsid w:val="00A67056"/>
    <w:rsid w:val="00A876B4"/>
    <w:rsid w:val="00A87ABC"/>
    <w:rsid w:val="00A91611"/>
    <w:rsid w:val="00AA23E4"/>
    <w:rsid w:val="00AA3E5E"/>
    <w:rsid w:val="00AB0CCC"/>
    <w:rsid w:val="00AB27B8"/>
    <w:rsid w:val="00AB3EB6"/>
    <w:rsid w:val="00AB4DD7"/>
    <w:rsid w:val="00AB64EE"/>
    <w:rsid w:val="00AC1C00"/>
    <w:rsid w:val="00AC2EF3"/>
    <w:rsid w:val="00AC42E8"/>
    <w:rsid w:val="00AC71FD"/>
    <w:rsid w:val="00AC75DB"/>
    <w:rsid w:val="00AD4336"/>
    <w:rsid w:val="00AD7185"/>
    <w:rsid w:val="00AD7F70"/>
    <w:rsid w:val="00AE04F1"/>
    <w:rsid w:val="00AE14D2"/>
    <w:rsid w:val="00AE1F8C"/>
    <w:rsid w:val="00AE250F"/>
    <w:rsid w:val="00AE2F56"/>
    <w:rsid w:val="00AE50A4"/>
    <w:rsid w:val="00AE72D0"/>
    <w:rsid w:val="00AF0157"/>
    <w:rsid w:val="00AF466B"/>
    <w:rsid w:val="00AF4AC2"/>
    <w:rsid w:val="00B016FA"/>
    <w:rsid w:val="00B02B0F"/>
    <w:rsid w:val="00B03FFA"/>
    <w:rsid w:val="00B05865"/>
    <w:rsid w:val="00B105AF"/>
    <w:rsid w:val="00B12FF0"/>
    <w:rsid w:val="00B20AE7"/>
    <w:rsid w:val="00B2215F"/>
    <w:rsid w:val="00B306D6"/>
    <w:rsid w:val="00B31834"/>
    <w:rsid w:val="00B36AA3"/>
    <w:rsid w:val="00B47535"/>
    <w:rsid w:val="00B514FB"/>
    <w:rsid w:val="00B52D24"/>
    <w:rsid w:val="00B60611"/>
    <w:rsid w:val="00B63D6F"/>
    <w:rsid w:val="00B64A01"/>
    <w:rsid w:val="00B6549E"/>
    <w:rsid w:val="00B65938"/>
    <w:rsid w:val="00B66B0F"/>
    <w:rsid w:val="00B67D81"/>
    <w:rsid w:val="00B72EEB"/>
    <w:rsid w:val="00B73AAE"/>
    <w:rsid w:val="00B77351"/>
    <w:rsid w:val="00B849F2"/>
    <w:rsid w:val="00B85CE7"/>
    <w:rsid w:val="00B9507D"/>
    <w:rsid w:val="00BA2906"/>
    <w:rsid w:val="00BA6C2E"/>
    <w:rsid w:val="00BA6F0D"/>
    <w:rsid w:val="00BB0ECB"/>
    <w:rsid w:val="00BC1613"/>
    <w:rsid w:val="00BC50E1"/>
    <w:rsid w:val="00BD26BF"/>
    <w:rsid w:val="00BE029A"/>
    <w:rsid w:val="00BE0543"/>
    <w:rsid w:val="00BE23F3"/>
    <w:rsid w:val="00BE372E"/>
    <w:rsid w:val="00BE6998"/>
    <w:rsid w:val="00BE72ED"/>
    <w:rsid w:val="00BF122B"/>
    <w:rsid w:val="00BF1DB5"/>
    <w:rsid w:val="00BF2AAE"/>
    <w:rsid w:val="00C018E5"/>
    <w:rsid w:val="00C068CE"/>
    <w:rsid w:val="00C11B9B"/>
    <w:rsid w:val="00C13AF6"/>
    <w:rsid w:val="00C14168"/>
    <w:rsid w:val="00C159E8"/>
    <w:rsid w:val="00C17515"/>
    <w:rsid w:val="00C201F3"/>
    <w:rsid w:val="00C2178F"/>
    <w:rsid w:val="00C2416D"/>
    <w:rsid w:val="00C34427"/>
    <w:rsid w:val="00C42296"/>
    <w:rsid w:val="00C522A0"/>
    <w:rsid w:val="00C53C00"/>
    <w:rsid w:val="00C54527"/>
    <w:rsid w:val="00C556C8"/>
    <w:rsid w:val="00C613EA"/>
    <w:rsid w:val="00C61976"/>
    <w:rsid w:val="00C61B9A"/>
    <w:rsid w:val="00C64248"/>
    <w:rsid w:val="00C6528A"/>
    <w:rsid w:val="00C7610C"/>
    <w:rsid w:val="00C81371"/>
    <w:rsid w:val="00C81417"/>
    <w:rsid w:val="00C83526"/>
    <w:rsid w:val="00C9376F"/>
    <w:rsid w:val="00C95285"/>
    <w:rsid w:val="00C967DA"/>
    <w:rsid w:val="00CA3AE9"/>
    <w:rsid w:val="00CA4583"/>
    <w:rsid w:val="00CA751F"/>
    <w:rsid w:val="00CB086C"/>
    <w:rsid w:val="00CB22B2"/>
    <w:rsid w:val="00CB4BC4"/>
    <w:rsid w:val="00CB67EC"/>
    <w:rsid w:val="00CB6EBD"/>
    <w:rsid w:val="00CC3493"/>
    <w:rsid w:val="00CC5509"/>
    <w:rsid w:val="00CD2720"/>
    <w:rsid w:val="00CE322C"/>
    <w:rsid w:val="00CE5829"/>
    <w:rsid w:val="00CE6F3D"/>
    <w:rsid w:val="00CF0553"/>
    <w:rsid w:val="00CF59F1"/>
    <w:rsid w:val="00D01A73"/>
    <w:rsid w:val="00D02261"/>
    <w:rsid w:val="00D0294D"/>
    <w:rsid w:val="00D0442D"/>
    <w:rsid w:val="00D053BD"/>
    <w:rsid w:val="00D07D56"/>
    <w:rsid w:val="00D12DAD"/>
    <w:rsid w:val="00D14DC3"/>
    <w:rsid w:val="00D20384"/>
    <w:rsid w:val="00D22850"/>
    <w:rsid w:val="00D238A8"/>
    <w:rsid w:val="00D24EFB"/>
    <w:rsid w:val="00D25E19"/>
    <w:rsid w:val="00D2792B"/>
    <w:rsid w:val="00D27E71"/>
    <w:rsid w:val="00D3174D"/>
    <w:rsid w:val="00D33680"/>
    <w:rsid w:val="00D3661A"/>
    <w:rsid w:val="00D3716E"/>
    <w:rsid w:val="00D40011"/>
    <w:rsid w:val="00D42223"/>
    <w:rsid w:val="00D42F54"/>
    <w:rsid w:val="00D450F4"/>
    <w:rsid w:val="00D477F9"/>
    <w:rsid w:val="00D507C0"/>
    <w:rsid w:val="00D539E8"/>
    <w:rsid w:val="00D55DA9"/>
    <w:rsid w:val="00D617C3"/>
    <w:rsid w:val="00D61A36"/>
    <w:rsid w:val="00D63F2B"/>
    <w:rsid w:val="00D732C7"/>
    <w:rsid w:val="00D7578D"/>
    <w:rsid w:val="00D80A1C"/>
    <w:rsid w:val="00D84409"/>
    <w:rsid w:val="00D95D27"/>
    <w:rsid w:val="00DA1C80"/>
    <w:rsid w:val="00DA3260"/>
    <w:rsid w:val="00DB0A7F"/>
    <w:rsid w:val="00DB6407"/>
    <w:rsid w:val="00DB6A38"/>
    <w:rsid w:val="00DC478C"/>
    <w:rsid w:val="00DC5338"/>
    <w:rsid w:val="00DD3F98"/>
    <w:rsid w:val="00DD4461"/>
    <w:rsid w:val="00DE1F73"/>
    <w:rsid w:val="00DE2097"/>
    <w:rsid w:val="00DF081C"/>
    <w:rsid w:val="00DF2F8C"/>
    <w:rsid w:val="00DF4B98"/>
    <w:rsid w:val="00DF4BAF"/>
    <w:rsid w:val="00DF72A2"/>
    <w:rsid w:val="00E023E1"/>
    <w:rsid w:val="00E056A6"/>
    <w:rsid w:val="00E063E0"/>
    <w:rsid w:val="00E07C4A"/>
    <w:rsid w:val="00E07EA0"/>
    <w:rsid w:val="00E11F73"/>
    <w:rsid w:val="00E121A0"/>
    <w:rsid w:val="00E136DB"/>
    <w:rsid w:val="00E21B36"/>
    <w:rsid w:val="00E361A7"/>
    <w:rsid w:val="00E42332"/>
    <w:rsid w:val="00E44B64"/>
    <w:rsid w:val="00E45A14"/>
    <w:rsid w:val="00E46BDF"/>
    <w:rsid w:val="00E50CAE"/>
    <w:rsid w:val="00E53E47"/>
    <w:rsid w:val="00E55C2B"/>
    <w:rsid w:val="00E62D2F"/>
    <w:rsid w:val="00E6467C"/>
    <w:rsid w:val="00E70A4E"/>
    <w:rsid w:val="00E71CAC"/>
    <w:rsid w:val="00E7480F"/>
    <w:rsid w:val="00E74CE4"/>
    <w:rsid w:val="00E7597C"/>
    <w:rsid w:val="00E80AA5"/>
    <w:rsid w:val="00E85E8A"/>
    <w:rsid w:val="00E8745F"/>
    <w:rsid w:val="00E87A66"/>
    <w:rsid w:val="00E90DC0"/>
    <w:rsid w:val="00E94E30"/>
    <w:rsid w:val="00E957A3"/>
    <w:rsid w:val="00E9638B"/>
    <w:rsid w:val="00EA481B"/>
    <w:rsid w:val="00EA6F92"/>
    <w:rsid w:val="00EB085B"/>
    <w:rsid w:val="00EB15E3"/>
    <w:rsid w:val="00EB288A"/>
    <w:rsid w:val="00EB4255"/>
    <w:rsid w:val="00EB5E28"/>
    <w:rsid w:val="00EB641E"/>
    <w:rsid w:val="00EC0189"/>
    <w:rsid w:val="00EC188B"/>
    <w:rsid w:val="00EC18CC"/>
    <w:rsid w:val="00EC1D3F"/>
    <w:rsid w:val="00EC2F4F"/>
    <w:rsid w:val="00EC5E0E"/>
    <w:rsid w:val="00EC5E7D"/>
    <w:rsid w:val="00EC6F02"/>
    <w:rsid w:val="00ED244E"/>
    <w:rsid w:val="00ED4670"/>
    <w:rsid w:val="00ED5178"/>
    <w:rsid w:val="00ED7F24"/>
    <w:rsid w:val="00EE2254"/>
    <w:rsid w:val="00EE2596"/>
    <w:rsid w:val="00EE4036"/>
    <w:rsid w:val="00EE56CA"/>
    <w:rsid w:val="00EE5CE4"/>
    <w:rsid w:val="00EF0527"/>
    <w:rsid w:val="00EF4280"/>
    <w:rsid w:val="00EF46B8"/>
    <w:rsid w:val="00F00C30"/>
    <w:rsid w:val="00F02CE8"/>
    <w:rsid w:val="00F0654C"/>
    <w:rsid w:val="00F156D2"/>
    <w:rsid w:val="00F17FA2"/>
    <w:rsid w:val="00F20C55"/>
    <w:rsid w:val="00F22CFD"/>
    <w:rsid w:val="00F246B2"/>
    <w:rsid w:val="00F256AC"/>
    <w:rsid w:val="00F26FE6"/>
    <w:rsid w:val="00F3229A"/>
    <w:rsid w:val="00F33B38"/>
    <w:rsid w:val="00F34C10"/>
    <w:rsid w:val="00F3548A"/>
    <w:rsid w:val="00F3703D"/>
    <w:rsid w:val="00F46B2B"/>
    <w:rsid w:val="00F47AAF"/>
    <w:rsid w:val="00F54304"/>
    <w:rsid w:val="00F55A72"/>
    <w:rsid w:val="00F56D0C"/>
    <w:rsid w:val="00F57C83"/>
    <w:rsid w:val="00F6100E"/>
    <w:rsid w:val="00F61706"/>
    <w:rsid w:val="00F62ABD"/>
    <w:rsid w:val="00F62CEE"/>
    <w:rsid w:val="00F634CF"/>
    <w:rsid w:val="00F63D65"/>
    <w:rsid w:val="00F66760"/>
    <w:rsid w:val="00F673AB"/>
    <w:rsid w:val="00F72D58"/>
    <w:rsid w:val="00F746EE"/>
    <w:rsid w:val="00F80CA5"/>
    <w:rsid w:val="00F80FD7"/>
    <w:rsid w:val="00F83057"/>
    <w:rsid w:val="00F83453"/>
    <w:rsid w:val="00F853FA"/>
    <w:rsid w:val="00F85AA3"/>
    <w:rsid w:val="00F908E1"/>
    <w:rsid w:val="00F966F7"/>
    <w:rsid w:val="00F9737D"/>
    <w:rsid w:val="00F9757C"/>
    <w:rsid w:val="00FA3C4D"/>
    <w:rsid w:val="00FA744B"/>
    <w:rsid w:val="00FB2BDC"/>
    <w:rsid w:val="00FB33F4"/>
    <w:rsid w:val="00FB61C0"/>
    <w:rsid w:val="00FB6A88"/>
    <w:rsid w:val="00FC1116"/>
    <w:rsid w:val="00FC2385"/>
    <w:rsid w:val="00FC5ED6"/>
    <w:rsid w:val="00FD12E8"/>
    <w:rsid w:val="00FD2CE6"/>
    <w:rsid w:val="00FD35FA"/>
    <w:rsid w:val="00FD45D4"/>
    <w:rsid w:val="00FD58E7"/>
    <w:rsid w:val="00FD5F26"/>
    <w:rsid w:val="00FD7D96"/>
    <w:rsid w:val="00FE20C8"/>
    <w:rsid w:val="00FE7037"/>
    <w:rsid w:val="00FF2B8B"/>
    <w:rsid w:val="00FF635E"/>
    <w:rsid w:val="01FF3051"/>
    <w:rsid w:val="18F54A0D"/>
    <w:rsid w:val="1DE74E79"/>
    <w:rsid w:val="1E733F3A"/>
    <w:rsid w:val="234D7CE7"/>
    <w:rsid w:val="40770983"/>
    <w:rsid w:val="41B75F9C"/>
    <w:rsid w:val="42DD01B9"/>
    <w:rsid w:val="59423A69"/>
    <w:rsid w:val="5C694012"/>
    <w:rsid w:val="6D43430E"/>
    <w:rsid w:val="7CFE555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850071F"/>
  <w15:docId w15:val="{565ADA1C-FF99-4CAF-8F66-63C75303B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60"/>
      <w:jc w:val="both"/>
    </w:pPr>
    <w:rPr>
      <w:rFonts w:ascii="Times New Roman" w:eastAsia="宋体" w:hAnsi="Times New Roman" w:cs="Times New Roman"/>
      <w:sz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keepNext/>
      <w:spacing w:before="120" w:after="120"/>
      <w:jc w:val="center"/>
    </w:pPr>
    <w:rPr>
      <w:b/>
    </w:rPr>
  </w:style>
  <w:style w:type="paragraph" w:styleId="a4">
    <w:name w:val="annotation text"/>
    <w:basedOn w:val="a"/>
    <w:link w:val="a5"/>
    <w:uiPriority w:val="99"/>
    <w:unhideWhenUsed/>
    <w:qFormat/>
    <w:pPr>
      <w:jc w:val="left"/>
    </w:pPr>
  </w:style>
  <w:style w:type="paragraph" w:styleId="a6">
    <w:name w:val="Body Text"/>
    <w:basedOn w:val="a"/>
    <w:link w:val="a7"/>
    <w:uiPriority w:val="1"/>
    <w:qFormat/>
    <w:pPr>
      <w:widowControl w:val="0"/>
      <w:autoSpaceDE w:val="0"/>
      <w:autoSpaceDN w:val="0"/>
      <w:spacing w:after="0"/>
      <w:ind w:left="103"/>
      <w:jc w:val="left"/>
    </w:pPr>
    <w:rPr>
      <w:rFonts w:ascii="PMingLiU" w:eastAsia="PMingLiU" w:hAnsi="PMingLiU" w:cs="PMingLiU"/>
      <w:sz w:val="20"/>
      <w:lang w:eastAsia="en-US"/>
    </w:rPr>
  </w:style>
  <w:style w:type="paragraph" w:styleId="a8">
    <w:name w:val="Balloon Text"/>
    <w:basedOn w:val="a"/>
    <w:link w:val="a9"/>
    <w:uiPriority w:val="99"/>
    <w:semiHidden/>
    <w:unhideWhenUsed/>
    <w:qFormat/>
    <w:pPr>
      <w:spacing w:after="0"/>
    </w:pPr>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ae">
    <w:name w:val="Normal (Web)"/>
    <w:basedOn w:val="a"/>
    <w:uiPriority w:val="99"/>
    <w:unhideWhenUsed/>
    <w:qFormat/>
    <w:pPr>
      <w:spacing w:before="100" w:beforeAutospacing="1" w:after="100" w:afterAutospacing="1"/>
      <w:jc w:val="left"/>
    </w:pPr>
    <w:rPr>
      <w:sz w:val="24"/>
      <w:szCs w:val="24"/>
    </w:rPr>
  </w:style>
  <w:style w:type="paragraph" w:styleId="af">
    <w:name w:val="annotation subject"/>
    <w:basedOn w:val="a4"/>
    <w:next w:val="a4"/>
    <w:link w:val="af0"/>
    <w:uiPriority w:val="99"/>
    <w:semiHidden/>
    <w:unhideWhenUsed/>
    <w:qFormat/>
    <w:rPr>
      <w:b/>
      <w:bCs/>
    </w:rPr>
  </w:style>
  <w:style w:type="table" w:styleId="af1">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mphasis"/>
    <w:basedOn w:val="a0"/>
    <w:uiPriority w:val="20"/>
    <w:qFormat/>
    <w:rPr>
      <w:i/>
      <w:iCs/>
    </w:rPr>
  </w:style>
  <w:style w:type="character" w:styleId="af3">
    <w:name w:val="Hyperlink"/>
    <w:uiPriority w:val="99"/>
    <w:unhideWhenUsed/>
    <w:qFormat/>
    <w:rPr>
      <w:color w:val="0000FF"/>
      <w:u w:val="single"/>
    </w:rPr>
  </w:style>
  <w:style w:type="character" w:styleId="af4">
    <w:name w:val="annotation reference"/>
    <w:basedOn w:val="a0"/>
    <w:uiPriority w:val="99"/>
    <w:semiHidden/>
    <w:unhideWhenUsed/>
    <w:qFormat/>
    <w:rPr>
      <w:sz w:val="21"/>
      <w:szCs w:val="21"/>
    </w:rPr>
  </w:style>
  <w:style w:type="character" w:customStyle="1" w:styleId="ad">
    <w:name w:val="页眉 字符"/>
    <w:basedOn w:val="a0"/>
    <w:link w:val="ac"/>
    <w:uiPriority w:val="99"/>
    <w:qFormat/>
    <w:rPr>
      <w:sz w:val="18"/>
      <w:szCs w:val="18"/>
    </w:rPr>
  </w:style>
  <w:style w:type="character" w:customStyle="1" w:styleId="ab">
    <w:name w:val="页脚 字符"/>
    <w:basedOn w:val="a0"/>
    <w:link w:val="aa"/>
    <w:uiPriority w:val="99"/>
    <w:qFormat/>
    <w:rPr>
      <w:sz w:val="18"/>
      <w:szCs w:val="18"/>
    </w:rPr>
  </w:style>
  <w:style w:type="paragraph" w:customStyle="1" w:styleId="author">
    <w:name w:val="author"/>
    <w:basedOn w:val="2"/>
    <w:qFormat/>
    <w:pPr>
      <w:keepLines w:val="0"/>
      <w:tabs>
        <w:tab w:val="left" w:pos="450"/>
      </w:tabs>
      <w:spacing w:before="200" w:after="680" w:line="240" w:lineRule="auto"/>
      <w:jc w:val="center"/>
    </w:pPr>
    <w:rPr>
      <w:rFonts w:ascii="Times New Roman" w:eastAsia="宋体" w:hAnsi="Times New Roman" w:cs="Times New Roman"/>
      <w:bCs w:val="0"/>
      <w:i/>
      <w:sz w:val="20"/>
      <w:szCs w:val="20"/>
    </w:rPr>
  </w:style>
  <w:style w:type="character" w:customStyle="1" w:styleId="20">
    <w:name w:val="标题 2 字符"/>
    <w:basedOn w:val="a0"/>
    <w:link w:val="2"/>
    <w:uiPriority w:val="9"/>
    <w:semiHidden/>
    <w:qFormat/>
    <w:rPr>
      <w:rFonts w:asciiTheme="majorHAnsi" w:eastAsiaTheme="majorEastAsia" w:hAnsiTheme="majorHAnsi" w:cstheme="majorBidi"/>
      <w:b/>
      <w:bCs/>
      <w:kern w:val="0"/>
      <w:sz w:val="32"/>
      <w:szCs w:val="32"/>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keyword">
    <w:name w:val="keyword"/>
    <w:basedOn w:val="a"/>
    <w:qFormat/>
    <w:pPr>
      <w:spacing w:before="280"/>
    </w:pPr>
  </w:style>
  <w:style w:type="paragraph" w:customStyle="1" w:styleId="equation">
    <w:name w:val="equation"/>
    <w:basedOn w:val="a"/>
    <w:qFormat/>
    <w:pPr>
      <w:tabs>
        <w:tab w:val="left" w:pos="4680"/>
      </w:tabs>
      <w:spacing w:before="100" w:after="100"/>
    </w:pPr>
  </w:style>
  <w:style w:type="paragraph" w:styleId="af5">
    <w:name w:val="List Paragraph"/>
    <w:basedOn w:val="a"/>
    <w:uiPriority w:val="34"/>
    <w:qFormat/>
    <w:pPr>
      <w:ind w:firstLineChars="200" w:firstLine="420"/>
    </w:pPr>
  </w:style>
  <w:style w:type="character" w:customStyle="1" w:styleId="a7">
    <w:name w:val="正文文本 字符"/>
    <w:basedOn w:val="a0"/>
    <w:link w:val="a6"/>
    <w:uiPriority w:val="1"/>
    <w:qFormat/>
    <w:rPr>
      <w:rFonts w:ascii="PMingLiU" w:eastAsia="PMingLiU" w:hAnsi="PMingLiU" w:cs="PMingLiU"/>
      <w:kern w:val="0"/>
      <w:sz w:val="20"/>
      <w:szCs w:val="20"/>
      <w:lang w:eastAsia="en-US"/>
    </w:rPr>
  </w:style>
  <w:style w:type="character" w:customStyle="1" w:styleId="cf01">
    <w:name w:val="cf01"/>
    <w:basedOn w:val="a0"/>
    <w:qFormat/>
    <w:rPr>
      <w:rFonts w:ascii="Microsoft YaHei UI" w:eastAsia="Microsoft YaHei UI" w:hAnsi="Microsoft YaHei UI" w:hint="eastAsia"/>
      <w:sz w:val="18"/>
      <w:szCs w:val="18"/>
    </w:rPr>
  </w:style>
  <w:style w:type="character" w:customStyle="1" w:styleId="fontstyle01">
    <w:name w:val="fontstyle01"/>
    <w:basedOn w:val="a0"/>
    <w:qFormat/>
    <w:rPr>
      <w:rFonts w:ascii="AdvTT5843c571" w:hAnsi="AdvTT5843c571" w:hint="default"/>
      <w:color w:val="000000"/>
      <w:sz w:val="22"/>
      <w:szCs w:val="22"/>
    </w:rPr>
  </w:style>
  <w:style w:type="character" w:customStyle="1" w:styleId="fontstyle21">
    <w:name w:val="fontstyle21"/>
    <w:basedOn w:val="a0"/>
    <w:qFormat/>
    <w:rPr>
      <w:rFonts w:ascii="AdvTT5843c571+fb" w:hAnsi="AdvTT5843c571+fb" w:hint="default"/>
      <w:color w:val="000000"/>
      <w:sz w:val="22"/>
      <w:szCs w:val="22"/>
    </w:rPr>
  </w:style>
  <w:style w:type="paragraph" w:customStyle="1" w:styleId="EndNoteBibliographyTitle">
    <w:name w:val="EndNote Bibliography Title"/>
    <w:basedOn w:val="a"/>
    <w:link w:val="EndNoteBibliographyTitle0"/>
    <w:qFormat/>
    <w:pPr>
      <w:spacing w:after="0"/>
      <w:jc w:val="center"/>
    </w:pPr>
  </w:style>
  <w:style w:type="character" w:customStyle="1" w:styleId="EndNoteBibliographyTitle0">
    <w:name w:val="EndNote Bibliography Title 字符"/>
    <w:basedOn w:val="a0"/>
    <w:link w:val="EndNoteBibliographyTitle"/>
    <w:qFormat/>
    <w:rPr>
      <w:rFonts w:ascii="Times New Roman" w:eastAsia="宋体" w:hAnsi="Times New Roman" w:cs="Times New Roman"/>
      <w:kern w:val="0"/>
      <w:sz w:val="22"/>
      <w:szCs w:val="20"/>
    </w:rPr>
  </w:style>
  <w:style w:type="paragraph" w:customStyle="1" w:styleId="EndNoteBibliography">
    <w:name w:val="EndNote Bibliography"/>
    <w:basedOn w:val="a"/>
    <w:link w:val="EndNoteBibliography0"/>
    <w:qFormat/>
  </w:style>
  <w:style w:type="character" w:customStyle="1" w:styleId="EndNoteBibliography0">
    <w:name w:val="EndNote Bibliography 字符"/>
    <w:basedOn w:val="a0"/>
    <w:link w:val="EndNoteBibliography"/>
    <w:qFormat/>
    <w:rPr>
      <w:rFonts w:ascii="Times New Roman" w:eastAsia="宋体" w:hAnsi="Times New Roman" w:cs="Times New Roman"/>
      <w:kern w:val="0"/>
      <w:sz w:val="22"/>
      <w:szCs w:val="20"/>
    </w:rPr>
  </w:style>
  <w:style w:type="character" w:customStyle="1" w:styleId="11">
    <w:name w:val="未处理的提及1"/>
    <w:basedOn w:val="a0"/>
    <w:uiPriority w:val="99"/>
    <w:semiHidden/>
    <w:unhideWhenUsed/>
    <w:qFormat/>
    <w:rPr>
      <w:color w:val="605E5C"/>
      <w:shd w:val="clear" w:color="auto" w:fill="E1DFDD"/>
    </w:rPr>
  </w:style>
  <w:style w:type="paragraph" w:customStyle="1" w:styleId="12">
    <w:name w:val="修订1"/>
    <w:hidden/>
    <w:uiPriority w:val="99"/>
    <w:semiHidden/>
    <w:qFormat/>
    <w:rPr>
      <w:rFonts w:ascii="Times New Roman" w:eastAsia="宋体" w:hAnsi="Times New Roman" w:cs="Times New Roman"/>
      <w:sz w:val="22"/>
    </w:rPr>
  </w:style>
  <w:style w:type="paragraph" w:customStyle="1" w:styleId="Revision1">
    <w:name w:val="Revision1"/>
    <w:hidden/>
    <w:uiPriority w:val="99"/>
    <w:unhideWhenUsed/>
    <w:qFormat/>
    <w:rPr>
      <w:rFonts w:ascii="Times New Roman" w:eastAsia="宋体" w:hAnsi="Times New Roman" w:cs="Times New Roman"/>
      <w:sz w:val="22"/>
    </w:rPr>
  </w:style>
  <w:style w:type="character" w:customStyle="1" w:styleId="a5">
    <w:name w:val="批注文字 字符"/>
    <w:basedOn w:val="a0"/>
    <w:link w:val="a4"/>
    <w:uiPriority w:val="99"/>
    <w:qFormat/>
    <w:rPr>
      <w:rFonts w:ascii="Times New Roman" w:eastAsia="宋体" w:hAnsi="Times New Roman" w:cs="Times New Roman"/>
      <w:sz w:val="22"/>
    </w:rPr>
  </w:style>
  <w:style w:type="character" w:customStyle="1" w:styleId="af0">
    <w:name w:val="批注主题 字符"/>
    <w:basedOn w:val="a5"/>
    <w:link w:val="af"/>
    <w:uiPriority w:val="99"/>
    <w:semiHidden/>
    <w:qFormat/>
    <w:rPr>
      <w:rFonts w:ascii="Times New Roman" w:eastAsia="宋体" w:hAnsi="Times New Roman" w:cs="Times New Roman"/>
      <w:b/>
      <w:bCs/>
      <w:sz w:val="22"/>
    </w:rPr>
  </w:style>
  <w:style w:type="paragraph" w:customStyle="1" w:styleId="21">
    <w:name w:val="修订2"/>
    <w:hidden/>
    <w:uiPriority w:val="99"/>
    <w:unhideWhenUsed/>
    <w:qFormat/>
    <w:rPr>
      <w:rFonts w:ascii="Times New Roman" w:eastAsia="宋体" w:hAnsi="Times New Roman" w:cs="Times New Roman"/>
      <w:sz w:val="22"/>
    </w:rPr>
  </w:style>
  <w:style w:type="paragraph" w:customStyle="1" w:styleId="3">
    <w:name w:val="修订3"/>
    <w:hidden/>
    <w:uiPriority w:val="99"/>
    <w:unhideWhenUsed/>
    <w:qFormat/>
    <w:rPr>
      <w:rFonts w:ascii="Times New Roman" w:eastAsia="宋体" w:hAnsi="Times New Roman" w:cs="Times New Roman"/>
      <w:sz w:val="22"/>
    </w:rPr>
  </w:style>
  <w:style w:type="character" w:customStyle="1" w:styleId="a9">
    <w:name w:val="批注框文本 字符"/>
    <w:basedOn w:val="a0"/>
    <w:link w:val="a8"/>
    <w:uiPriority w:val="99"/>
    <w:semiHidden/>
    <w:qFormat/>
    <w:rPr>
      <w:rFonts w:ascii="Times New Roman" w:eastAsia="宋体" w:hAnsi="Times New Roman" w:cs="Times New Roman"/>
      <w:sz w:val="18"/>
      <w:szCs w:val="18"/>
    </w:rPr>
  </w:style>
  <w:style w:type="paragraph" w:styleId="af6">
    <w:name w:val="Revision"/>
    <w:hidden/>
    <w:uiPriority w:val="99"/>
    <w:unhideWhenUsed/>
    <w:rsid w:val="00D539E8"/>
    <w:rPr>
      <w:rFonts w:ascii="Times New Roman" w:eastAsia="宋体" w:hAnsi="Times New Roman"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image" Target="media/image29.wmf"/><Relationship Id="rId84" Type="http://schemas.openxmlformats.org/officeDocument/2006/relationships/oleObject" Target="embeddings/oleObject38.bin"/><Relationship Id="rId138" Type="http://schemas.openxmlformats.org/officeDocument/2006/relationships/header" Target="header2.xml"/><Relationship Id="rId107" Type="http://schemas.openxmlformats.org/officeDocument/2006/relationships/image" Target="media/image51.wmf"/><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7.wmf"/><Relationship Id="rId102" Type="http://schemas.openxmlformats.org/officeDocument/2006/relationships/oleObject" Target="embeddings/oleObject47.bin"/><Relationship Id="rId123" Type="http://schemas.openxmlformats.org/officeDocument/2006/relationships/image" Target="media/image62.tiff"/><Relationship Id="rId128" Type="http://schemas.openxmlformats.org/officeDocument/2006/relationships/image" Target="media/image67.tiff"/><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image" Target="media/image45.wmf"/><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2.wmf"/><Relationship Id="rId113" Type="http://schemas.openxmlformats.org/officeDocument/2006/relationships/image" Target="media/image54.tiff"/><Relationship Id="rId118" Type="http://schemas.openxmlformats.org/officeDocument/2006/relationships/oleObject" Target="embeddings/oleObject54.bin"/><Relationship Id="rId134" Type="http://schemas.microsoft.com/office/2011/relationships/commentsExtended" Target="commentsExtended.xml"/><Relationship Id="rId139" Type="http://schemas.openxmlformats.org/officeDocument/2006/relationships/header" Target="header3.xml"/><Relationship Id="rId80" Type="http://schemas.openxmlformats.org/officeDocument/2006/relationships/oleObject" Target="embeddings/oleObject36.bin"/><Relationship Id="rId85" Type="http://schemas.openxmlformats.org/officeDocument/2006/relationships/image" Target="media/image40.wmf"/><Relationship Id="rId12" Type="http://schemas.openxmlformats.org/officeDocument/2006/relationships/image" Target="media/image3.wmf"/><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49.wmf"/><Relationship Id="rId108" Type="http://schemas.openxmlformats.org/officeDocument/2006/relationships/oleObject" Target="embeddings/oleObject50.bin"/><Relationship Id="rId124" Type="http://schemas.openxmlformats.org/officeDocument/2006/relationships/image" Target="media/image63.tiff"/><Relationship Id="rId129" Type="http://schemas.openxmlformats.org/officeDocument/2006/relationships/image" Target="media/image68.tiff"/><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5.wmf"/><Relationship Id="rId91" Type="http://schemas.openxmlformats.org/officeDocument/2006/relationships/image" Target="media/image43.wmf"/><Relationship Id="rId96" Type="http://schemas.openxmlformats.org/officeDocument/2006/relationships/oleObject" Target="embeddings/oleObject44.bin"/><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5.wmf"/><Relationship Id="rId119" Type="http://schemas.openxmlformats.org/officeDocument/2006/relationships/image" Target="media/image58.tiff"/><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oleObject" Target="embeddings/oleObject39.bin"/><Relationship Id="rId130" Type="http://schemas.openxmlformats.org/officeDocument/2006/relationships/image" Target="media/image69.tiff"/><Relationship Id="rId135" Type="http://schemas.microsoft.com/office/2016/09/relationships/commentsIds" Target="commentsIds.xml"/><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image" Target="media/image52.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6.wmf"/><Relationship Id="rId104" Type="http://schemas.openxmlformats.org/officeDocument/2006/relationships/oleObject" Target="embeddings/oleObject48.bin"/><Relationship Id="rId120" Type="http://schemas.openxmlformats.org/officeDocument/2006/relationships/image" Target="media/image59.tiff"/><Relationship Id="rId125" Type="http://schemas.openxmlformats.org/officeDocument/2006/relationships/image" Target="media/image64.tiff"/><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2.bin"/><Relationship Id="rId2" Type="http://schemas.openxmlformats.org/officeDocument/2006/relationships/customXml" Target="../customXml/item2.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1.wmf"/><Relationship Id="rId110" Type="http://schemas.openxmlformats.org/officeDocument/2006/relationships/oleObject" Target="embeddings/oleObject51.bin"/><Relationship Id="rId115" Type="http://schemas.openxmlformats.org/officeDocument/2006/relationships/oleObject" Target="embeddings/oleObject53.bin"/><Relationship Id="rId131" Type="http://schemas.openxmlformats.org/officeDocument/2006/relationships/image" Target="media/image70.tiff"/><Relationship Id="rId136" Type="http://schemas.microsoft.com/office/2018/08/relationships/commentsExtensible" Target="commentsExtensible.xml"/><Relationship Id="rId61" Type="http://schemas.openxmlformats.org/officeDocument/2006/relationships/image" Target="media/image28.wmf"/><Relationship Id="rId82" Type="http://schemas.openxmlformats.org/officeDocument/2006/relationships/oleObject" Target="embeddings/oleObject37.bin"/><Relationship Id="rId19" Type="http://schemas.openxmlformats.org/officeDocument/2006/relationships/image" Target="media/image7.wmf"/><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oleObject" Target="embeddings/oleObject46.bin"/><Relationship Id="rId105" Type="http://schemas.openxmlformats.org/officeDocument/2006/relationships/image" Target="media/image50.wmf"/><Relationship Id="rId126" Type="http://schemas.openxmlformats.org/officeDocument/2006/relationships/image" Target="media/image65.tiff"/><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4.wmf"/><Relationship Id="rId98" Type="http://schemas.openxmlformats.org/officeDocument/2006/relationships/oleObject" Target="embeddings/oleObject45.bin"/><Relationship Id="rId121" Type="http://schemas.openxmlformats.org/officeDocument/2006/relationships/image" Target="media/image60.tiff"/><Relationship Id="rId142" Type="http://schemas.microsoft.com/office/2011/relationships/people" Target="people.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wmf"/><Relationship Id="rId116" Type="http://schemas.openxmlformats.org/officeDocument/2006/relationships/image" Target="media/image56.tiff"/><Relationship Id="rId137"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image" Target="media/image53.wmf"/><Relationship Id="rId132" Type="http://schemas.openxmlformats.org/officeDocument/2006/relationships/image" Target="media/image71.tiff"/><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oleObject" Target="embeddings/oleObject49.bin"/><Relationship Id="rId127" Type="http://schemas.openxmlformats.org/officeDocument/2006/relationships/image" Target="media/image66.tif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61.tiff"/><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2.bin"/><Relationship Id="rId133" Type="http://schemas.openxmlformats.org/officeDocument/2006/relationships/comments" Target="comments.xml"/><Relationship Id="rId16" Type="http://schemas.openxmlformats.org/officeDocument/2006/relationships/image" Target="media/image5.tiff"/></Relationships>
</file>

<file path=word/_rels/footer1.xml.rels><?xml version="1.0" encoding="UTF-8" standalone="yes"?>
<Relationships xmlns="http://schemas.openxmlformats.org/package/2006/relationships"><Relationship Id="rId1" Type="http://schemas.openxmlformats.org/officeDocument/2006/relationships/image" Target="media/image74.png"/></Relationships>
</file>

<file path=word/_rels/header3.xml.rels><?xml version="1.0" encoding="UTF-8" standalone="yes"?>
<Relationships xmlns="http://schemas.openxmlformats.org/package/2006/relationships"><Relationship Id="rId2" Type="http://schemas.openxmlformats.org/officeDocument/2006/relationships/image" Target="media/image73.jpeg"/><Relationship Id="rId1" Type="http://schemas.openxmlformats.org/officeDocument/2006/relationships/image" Target="media/image7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65C2F1-8DD3-4789-BBFE-D8D35C637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21</Pages>
  <Words>6300</Words>
  <Characters>35914</Characters>
  <Application>Microsoft Office Word</Application>
  <DocSecurity>0</DocSecurity>
  <Lines>299</Lines>
  <Paragraphs>84</Paragraphs>
  <ScaleCrop>false</ScaleCrop>
  <Company/>
  <LinksUpToDate>false</LinksUpToDate>
  <CharactersWithSpaces>42130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Zillah Zillah</dc:creator>
  <cp:lastModifiedBy>Administrator</cp:lastModifiedBy>
  <cp:revision>2259</cp:revision>
  <cp:lastPrinted>2022-01-07T06:24:00Z</cp:lastPrinted>
  <dcterms:created xsi:type="dcterms:W3CDTF">2022-01-07T03:05:00Z</dcterms:created>
  <dcterms:modified xsi:type="dcterms:W3CDTF">2024-08-16T09:03:00Z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5F4C3158F91147C9864338D752D40BD5_12</vt:lpwstr>
  </property>
</Properties>
</file>